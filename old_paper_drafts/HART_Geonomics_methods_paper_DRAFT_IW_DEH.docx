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480" w:before="0" w:after="0"/>
        <w:jc w:val="right"/>
        <w:pPrChange w:id="0" w:author="Ian" w:date="2019-04-30T12:53:00Z">
          <w:pPr>
            <w:jc w:val="left"/>
            <w:spacing w:lineRule="auto" w:line="480"/>
          </w:pPr>
        </w:pPrChange>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Article: Methods</w:t>
      </w:r>
    </w:p>
    <w:p>
      <w:pPr>
        <w:pStyle w:val="TextBody"/>
        <w:spacing w:lineRule="auto" w:line="480" w:before="0" w:after="0"/>
        <w:rPr/>
      </w:pPr>
      <w:r>
        <w:rPr/>
      </w:r>
    </w:p>
    <w:p>
      <w:pPr>
        <w:pStyle w:val="Title"/>
        <w:spacing w:lineRule="auto" w:line="480" w:before="0" w:after="0"/>
        <w:jc w:val="left"/>
        <w:pPrChange w:id="0" w:author="Ian" w:date="2019-04-30T12:53:00Z">
          <w:pPr>
            <w:jc w:val="left"/>
            <w:spacing w:lineRule="auto" w:line="480"/>
          </w:pPr>
        </w:pPrChange>
        <w:rPr>
          <w:rFonts w:ascii="Times New Roman" w:hAnsi="Times New Roman" w:cs="Times New Roman"/>
          <w:sz w:val="24"/>
          <w:szCs w:val="24"/>
        </w:rPr>
      </w:pPr>
      <w:r>
        <w:rPr>
          <w:rFonts w:cs="Times New Roman" w:ascii="Times New Roman" w:hAnsi="Times New Roman"/>
          <w:sz w:val="24"/>
          <w:szCs w:val="24"/>
        </w:rPr>
        <w:t>Geonomics</w:t>
      </w:r>
      <w:r>
        <w:rPr>
          <w:rFonts w:cs="Times New Roman" w:ascii="Times New Roman" w:hAnsi="Times New Roman"/>
          <w:sz w:val="24"/>
          <w:szCs w:val="24"/>
          <w:rPrChange w:id="0" w:author="Ian" w:date="2019-04-26T12:32:00Z">
            <w:rPr>
              <w:sz w:val="28"/>
              <w:szCs w:val="28"/>
              <w:rFonts w:ascii="Times New Roman" w:hAnsi="Times New Roman" w:cs="Times New Roman"/>
            </w:rPr>
          </w:rPrChange>
        </w:rPr>
        <w:t xml:space="preserve">: </w:t>
      </w:r>
      <w:del w:id="1" w:author="Ian" w:date="2019-04-26T12:41:00Z">
        <w:r>
          <w:rPr>
            <w:rFonts w:cs="Times New Roman" w:ascii="Times New Roman" w:hAnsi="Times New Roman"/>
            <w:sz w:val="24"/>
            <w:szCs w:val="24"/>
          </w:rPr>
          <w:delText xml:space="preserve">A Python package for building </w:delText>
        </w:r>
      </w:del>
      <w:r>
        <w:rPr>
          <w:rFonts w:cs="Times New Roman" w:ascii="Times New Roman" w:hAnsi="Times New Roman"/>
          <w:sz w:val="24"/>
          <w:szCs w:val="24"/>
        </w:rPr>
        <w:t>forward time, agent-based, spatially explicit, and arbitrarily complex landscape -genomic simulations</w:t>
      </w:r>
    </w:p>
    <w:p>
      <w:pPr>
        <w:pStyle w:val="Author"/>
        <w:spacing w:lineRule="auto" w:line="480"/>
        <w:rPr>
          <w:rFonts w:cs="Times New Roman"/>
          <w:i w:val="false"/>
          <w:i w:val="false"/>
        </w:rPr>
      </w:pPr>
      <w:r>
        <w:rPr>
          <w:rFonts w:cs="Times New Roman"/>
          <w:i w:val="false"/>
        </w:rPr>
        <w:t>Drew Ellison Hart</w:t>
      </w:r>
      <w:del w:id="2" w:author="Ian" w:date="2019-04-25T13:03:00Z">
        <w:r>
          <w:rPr>
            <w:rFonts w:cs="Times New Roman"/>
            <w:i w:val="false"/>
          </w:rPr>
          <w:delText>,</w:delText>
        </w:r>
      </w:del>
      <w:ins w:id="3" w:author="Ian" w:date="2019-04-25T13:03:00Z">
        <w:r>
          <w:rPr>
            <w:rFonts w:cs="Times New Roman"/>
            <w:i w:val="false"/>
          </w:rPr>
          <w:t xml:space="preserve"> and</w:t>
        </w:r>
      </w:ins>
      <w:r>
        <w:rPr>
          <w:rFonts w:cs="Times New Roman"/>
          <w:i w:val="false"/>
        </w:rPr>
        <w:t xml:space="preserve"> Ian </w:t>
      </w:r>
      <w:ins w:id="4" w:author="Ian" w:date="2019-04-25T13:01:00Z">
        <w:r>
          <w:rPr>
            <w:rFonts w:cs="Times New Roman"/>
            <w:i w:val="false"/>
          </w:rPr>
          <w:t xml:space="preserve">J. </w:t>
        </w:r>
      </w:ins>
      <w:r>
        <w:rPr>
          <w:rFonts w:cs="Times New Roman"/>
          <w:i w:val="false"/>
        </w:rPr>
        <w:t>Wang</w:t>
      </w:r>
    </w:p>
    <w:p>
      <w:pPr>
        <w:pStyle w:val="Date"/>
        <w:spacing w:lineRule="auto" w:line="480"/>
        <w:ind w:left="180" w:hanging="0"/>
        <w:rPr>
          <w:i w:val="false"/>
          <w:i w:val="false"/>
        </w:rPr>
      </w:pPr>
      <w:ins w:id="5" w:author="Ian" w:date="2019-04-25T13:01:00Z">
        <w:r>
          <w:rPr>
            <w:i w:val="false"/>
          </w:rPr>
          <w:t>Department of Environmental Science, Policy, and Management, College of Natural Resources, University of California, Berkeley, CA 94720, USA</w:t>
        </w:r>
      </w:ins>
    </w:p>
    <w:p>
      <w:pPr>
        <w:pStyle w:val="TextBody"/>
        <w:spacing w:lineRule="auto" w:line="480" w:before="0" w:after="0"/>
        <w:ind w:left="180" w:hanging="0"/>
        <w:pPrChange w:id="0" w:author="Ian" w:date="2019-04-30T12:53:00Z">
          <w:pPr>
            <w:ind w:left="180" w:hanging="0"/>
            <w:spacing w:lineRule="auto" w:line="480"/>
          </w:pPr>
        </w:pPrChange>
        <w:rPr/>
      </w:pPr>
      <w:r>
        <w:rPr/>
        <w:t xml:space="preserve">Corresponding </w:t>
      </w:r>
      <w:ins w:id="6" w:author="Ian" w:date="2019-04-25T13:02:00Z">
        <w:r>
          <w:rPr/>
          <w:t>a</w:t>
        </w:r>
      </w:ins>
      <w:ins w:id="7" w:author="Ian" w:date="2019-04-25T13:01:00Z">
        <w:r>
          <w:rPr/>
          <w:t xml:space="preserve">uthor: </w:t>
        </w:r>
      </w:ins>
      <w:ins w:id="8" w:author="Ian" w:date="2019-04-26T12:34:00Z">
        <w:r>
          <w:rPr/>
          <w:t>Drew Hart (</w:t>
        </w:r>
      </w:ins>
      <w:ins w:id="9" w:author="Ian" w:date="2019-04-25T13:01:00Z">
        <w:r>
          <w:rPr/>
          <w:t>drew.hart@berkeley.edu</w:t>
        </w:r>
      </w:ins>
      <w:ins w:id="10" w:author="Ian" w:date="2019-04-26T12:34:00Z">
        <w:r>
          <w:rPr/>
          <w:t>)</w:t>
        </w:r>
      </w:ins>
    </w:p>
    <w:p>
      <w:pPr>
        <w:pStyle w:val="Date"/>
        <w:spacing w:lineRule="auto" w:line="480"/>
        <w:rPr>
          <w:rFonts w:cs="Times New Roman"/>
          <w:ins w:id="12" w:author="Ian" w:date="2019-04-25T13:02:00Z"/>
          <w:highlight w:val="darkYellow"/>
        </w:rPr>
      </w:pPr>
      <w:ins w:id="11" w:author="Ian" w:date="2019-04-25T13:02:00Z">
        <w:r>
          <w:rPr>
            <w:rFonts w:cs="Times New Roman"/>
            <w:highlight w:val="darkYellow"/>
          </w:rPr>
        </w:r>
      </w:ins>
    </w:p>
    <w:p>
      <w:pPr>
        <w:pStyle w:val="TextBody"/>
        <w:spacing w:before="0" w:after="0"/>
        <w:rPr>
          <w:highlight w:val="yellow"/>
        </w:rPr>
      </w:pPr>
      <w:r>
        <w:rPr>
          <w:highlight w:val="yellow"/>
        </w:rPr>
      </w:r>
    </w:p>
    <w:p>
      <w:pPr>
        <w:pStyle w:val="TextBody"/>
        <w:spacing w:lineRule="auto" w:line="480" w:before="0" w:after="0"/>
        <w:pPrChange w:id="0" w:author="Ian" w:date="2019-04-30T12:53:00Z">
          <w:pPr>
            <w:spacing w:lineRule="auto" w:line="480"/>
          </w:pPr>
        </w:pPrChange>
        <w:rPr>
          <w:rFonts w:cs="Times New Roman"/>
          <w:b/>
          <w:b/>
          <w:bCs/>
          <w:highlight w:val="darkYellow"/>
        </w:rPr>
      </w:pPr>
      <w:r>
        <w:rPr>
          <w:rFonts w:cs="Times New Roman"/>
          <w:b/>
          <w:bCs/>
          <w:highlight w:val="yellow"/>
        </w:rPr>
        <w:t>TODO</w:t>
      </w:r>
    </w:p>
    <w:p>
      <w:pPr>
        <w:pStyle w:val="TextBody"/>
        <w:numPr>
          <w:ilvl w:val="0"/>
          <w:numId w:val="4"/>
        </w:numPr>
        <w:spacing w:lineRule="auto" w:line="480" w:before="0" w:after="0"/>
        <w:pPrChange w:id="0" w:author="Ian" w:date="2019-04-30T12:53:00Z">
          <w:pPr>
            <w:tabs>
              <w:tab w:val="left" w:pos="720" w:leader="none"/>
            </w:tabs>
            <w:ind w:left="720" w:hanging="360"/>
            <w:spacing w:lineRule="auto" w:line="480"/>
          </w:pPr>
        </w:pPrChange>
        <w:rPr>
          <w:highlight w:val="yellow"/>
        </w:rPr>
      </w:pPr>
      <w:r>
        <w:rPr>
          <w:rFonts w:cs="Times New Roman"/>
          <w:b/>
          <w:bCs/>
          <w:highlight w:val="yellow"/>
        </w:rPr>
        <w:t>continue hammering out the Yosemite example and plotting; include PPT, to improve SDM</w:t>
      </w:r>
    </w:p>
    <w:p>
      <w:pPr>
        <w:pStyle w:val="TextBody"/>
        <w:numPr>
          <w:ilvl w:val="0"/>
          <w:numId w:val="4"/>
        </w:numPr>
        <w:spacing w:lineRule="auto" w:line="480" w:before="0" w:after="0"/>
        <w:pPrChange w:id="0" w:author="Ian" w:date="2019-04-30T12:53:00Z">
          <w:pPr>
            <w:tabs>
              <w:tab w:val="left" w:pos="720" w:leader="none"/>
            </w:tabs>
            <w:ind w:left="720" w:hanging="360"/>
            <w:spacing w:lineRule="auto" w:line="480"/>
          </w:pPr>
        </w:pPrChange>
        <w:rPr>
          <w:rFonts w:cs="Times New Roman"/>
          <w:b/>
          <w:b/>
          <w:bCs/>
          <w:highlight w:val="darkYellow"/>
        </w:rPr>
      </w:pPr>
      <w:r>
        <w:rPr>
          <w:rFonts w:cs="Times New Roman"/>
          <w:b/>
          <w:bCs/>
          <w:highlight w:val="yellow"/>
        </w:rPr>
        <w:t>fix other minor details in main figures</w:t>
      </w:r>
    </w:p>
    <w:p>
      <w:pPr>
        <w:pStyle w:val="TextBody"/>
        <w:numPr>
          <w:ilvl w:val="0"/>
          <w:numId w:val="4"/>
        </w:numPr>
        <w:spacing w:lineRule="auto" w:line="480" w:before="0" w:after="0"/>
        <w:pPrChange w:id="0" w:author="Ian" w:date="2019-04-30T12:53:00Z">
          <w:pPr>
            <w:tabs>
              <w:tab w:val="left" w:pos="720" w:leader="none"/>
            </w:tabs>
            <w:ind w:left="720" w:hanging="360"/>
            <w:spacing w:lineRule="auto" w:line="480"/>
          </w:pPr>
        </w:pPrChange>
        <w:rPr>
          <w:rFonts w:cs="Times New Roman"/>
          <w:b/>
          <w:b/>
          <w:bCs/>
          <w:highlight w:val="darkYellow"/>
        </w:rPr>
      </w:pPr>
      <w:r>
        <w:rPr>
          <w:rFonts w:cs="Times New Roman"/>
          <w:b/>
          <w:bCs/>
          <w:highlight w:val="yellow"/>
        </w:rPr>
        <w:t>write abstract</w:t>
      </w:r>
    </w:p>
    <w:p>
      <w:pPr>
        <w:pStyle w:val="Normal"/>
        <w:widowControl/>
        <w:rPr>
          <w:rFonts w:cs="Times New Roman"/>
          <w:ins w:id="13" w:author="Ian" w:date="2019-04-25T13:01:00Z"/>
          <w:b/>
          <w:b/>
          <w:bCs/>
        </w:rPr>
      </w:pPr>
      <w:r>
        <w:rPr>
          <w:rFonts w:cs="Times New Roman"/>
          <w:b/>
          <w:bCs/>
          <w:highlight w:val="yellow"/>
        </w:rPr>
        <w:t>take care of other yellow-highlighted bits</w:t>
      </w:r>
      <w:bookmarkStart w:id="0" w:name="abstract"/>
    </w:p>
    <w:p>
      <w:pPr>
        <w:pStyle w:val="Normal"/>
        <w:widowControl/>
        <w:rPr>
          <w:rFonts w:cs="Times New Roman"/>
          <w:ins w:id="15" w:author="Ian" w:date="2019-04-26T12:35:00Z"/>
          <w:b/>
          <w:b/>
          <w:bCs/>
          <w:highlight w:val="yellow"/>
        </w:rPr>
      </w:pPr>
      <w:ins w:id="14" w:author="Ian" w:date="2019-04-26T12:35:00Z">
        <w:r>
          <w:rPr>
            <w:rFonts w:cs="Times New Roman"/>
            <w:b/>
            <w:bCs/>
            <w:highlight w:val="yellow"/>
          </w:rPr>
        </w:r>
      </w:ins>
      <w:r>
        <w:br w:type="page"/>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r>
        <w:rPr>
          <w:rFonts w:cs="Times New Roman" w:ascii="Times New Roman" w:hAnsi="Times New Roman"/>
          <w:sz w:val="24"/>
          <w:szCs w:val="24"/>
        </w:rPr>
        <w:t>Abstract</w:t>
      </w:r>
      <w:bookmarkEnd w:id="0"/>
    </w:p>
    <w:p>
      <w:pPr>
        <w:pStyle w:val="Firstparagraph"/>
        <w:spacing w:lineRule="auto" w:line="480"/>
        <w:rPr>
          <w:rFonts w:cs="Times New Roman"/>
          <w:highlight w:val="yellow"/>
        </w:rPr>
      </w:pPr>
      <w:r>
        <w:rPr>
          <w:rFonts w:cs="Times New Roman"/>
          <w:highlight w:val="yellow"/>
        </w:rPr>
        <w:t>WRITE ME</w:t>
      </w:r>
    </w:p>
    <w:p>
      <w:pPr>
        <w:pStyle w:val="Normal"/>
        <w:widowControl/>
        <w:rPr/>
      </w:pPr>
      <w:r>
        <w:rPr/>
      </w:r>
      <w:r>
        <w:br w:type="page"/>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bookmarkStart w:id="1" w:name="introbackground"/>
      <w:r>
        <w:rPr>
          <w:rFonts w:cs="Times New Roman" w:ascii="Times New Roman" w:hAnsi="Times New Roman"/>
          <w:sz w:val="24"/>
          <w:szCs w:val="24"/>
        </w:rPr>
        <w:t>Intro</w:t>
      </w:r>
      <w:del w:id="16" w:author="Ian" w:date="2019-04-26T12:36:00Z">
        <w:bookmarkEnd w:id="1"/>
        <w:r>
          <w:rPr>
            <w:rFonts w:cs="Times New Roman" w:ascii="Times New Roman" w:hAnsi="Times New Roman"/>
            <w:sz w:val="24"/>
            <w:szCs w:val="24"/>
          </w:rPr>
          <w:delText>/Background</w:delText>
        </w:r>
      </w:del>
      <w:r>
        <w:rPr>
          <w:rFonts w:cs="Times New Roman" w:ascii="Times New Roman" w:hAnsi="Times New Roman"/>
          <w:sz w:val="24"/>
          <w:szCs w:val="24"/>
        </w:rPr>
        <w:t>duction</w:t>
      </w:r>
    </w:p>
    <w:p>
      <w:pPr>
        <w:pStyle w:val="Firstparagraph"/>
        <w:spacing w:lineRule="auto" w:line="480"/>
        <w:rPr/>
      </w:pPr>
      <w:ins w:id="17" w:author="Ian" w:date="2019-04-26T12:38:00Z">
        <w:r>
          <w:rPr>
            <w:rFonts w:cs="Times New Roman"/>
          </w:rPr>
          <w:tab/>
        </w:r>
      </w:ins>
      <w:del w:id="18" w:author="Ian" w:date="2019-04-26T12:46:00Z">
        <w:r>
          <w:rPr>
            <w:rFonts w:cs="Times New Roman"/>
          </w:rPr>
          <w:delText xml:space="preserve">There is </w:delText>
        </w:r>
      </w:del>
      <w:r>
        <w:rPr/>
        <w:commentReference w:id="0"/>
      </w:r>
      <w:r>
        <w:rPr/>
        <w:commentReference w:id="1"/>
      </w:r>
      <w:del w:id="19" w:author="Ian" w:date="2019-04-26T12:46:00Z">
        <w:r>
          <w:rPr>
            <w:rFonts w:cs="Times New Roman"/>
          </w:rPr>
          <w:delText>ever-growing i</w:delText>
        </w:r>
      </w:del>
      <w:ins w:id="20" w:author="Ian" w:date="2019-04-26T12:46:00Z">
        <w:r>
          <w:rPr>
            <w:rFonts w:cs="Times New Roman"/>
          </w:rPr>
          <w:t>I</w:t>
        </w:r>
      </w:ins>
      <w:r>
        <w:rPr>
          <w:rFonts w:cs="Times New Roman"/>
        </w:rPr>
        <w:t xml:space="preserve">nterest in understanding and </w:t>
      </w:r>
      <w:del w:id="21" w:author="Ian" w:date="2019-04-26T12:47:00Z">
        <w:r>
          <w:rPr>
            <w:rFonts w:cs="Times New Roman"/>
          </w:rPr>
          <w:delText xml:space="preserve">even </w:delText>
        </w:r>
      </w:del>
      <w:r>
        <w:rPr>
          <w:rFonts w:cs="Times New Roman"/>
        </w:rPr>
        <w:t xml:space="preserve">predicting the genomic evolution of </w:t>
      </w:r>
      <w:del w:id="22" w:author="Ian" w:date="2019-04-26T12:47:00Z">
        <w:r>
          <w:rPr>
            <w:rFonts w:cs="Times New Roman"/>
          </w:rPr>
          <w:delText xml:space="preserve">complex </w:delText>
        </w:r>
      </w:del>
      <w:r>
        <w:rPr>
          <w:rFonts w:cs="Times New Roman"/>
        </w:rPr>
        <w:t>study systems on complex and changing landscapes</w:t>
      </w:r>
      <w:ins w:id="23" w:author="Ian" w:date="2019-04-26T16:07:00Z">
        <w:r>
          <w:rPr>
            <w:rFonts w:cs="Times New Roman"/>
          </w:rPr>
          <w:t xml:space="preserve"> continues to grow</w:t>
        </w:r>
      </w:ins>
      <w:r>
        <w:rPr>
          <w:rFonts w:cs="Times New Roman"/>
        </w:rPr>
        <w:t>. These systems might include one or multiple populations or species that are not at demographic equilibrium. These species might inhabit complex, multivariate, and even changing landscapes</w:t>
      </w:r>
      <w:ins w:id="24" w:author="Ian" w:date="2019-04-26T16:03:00Z">
        <w:r>
          <w:rPr>
            <w:rFonts w:cs="Times New Roman"/>
          </w:rPr>
          <w:t>,</w:t>
        </w:r>
      </w:ins>
      <w:del w:id="25" w:author="Ian" w:date="2019-04-26T16:03:00Z">
        <w:r>
          <w:rPr>
            <w:rFonts w:cs="Times New Roman"/>
          </w:rPr>
          <w:delText>.</w:delText>
        </w:r>
      </w:del>
      <w:r>
        <w:rPr>
          <w:rFonts w:cs="Times New Roman"/>
        </w:rPr>
        <w:t xml:space="preserve"> </w:t>
      </w:r>
      <w:ins w:id="26" w:author="Ian" w:date="2019-04-26T16:03:00Z">
        <w:r>
          <w:rPr>
            <w:rFonts w:cs="Times New Roman"/>
          </w:rPr>
          <w:t>a</w:t>
        </w:r>
      </w:ins>
      <w:del w:id="27" w:author="Ian" w:date="2019-04-26T16:03:00Z">
        <w:r>
          <w:rPr>
            <w:rFonts w:cs="Times New Roman"/>
          </w:rPr>
          <w:delText>A</w:delText>
        </w:r>
      </w:del>
      <w:r>
        <w:rPr>
          <w:rFonts w:cs="Times New Roman"/>
        </w:rPr>
        <w:t xml:space="preserve">nd they may be undergoing neutral evolution as well as natural selection, often on multiple traits of variable genetic architecture. The field of landscape genomics studies the ways in which ecological and evolutionary processes playing out on real landscapes generate geographical patterns of genomic </w:t>
      </w:r>
      <w:del w:id="28" w:author="Ian" w:date="2019-04-29T14:56:00Z">
        <w:r>
          <w:rPr>
            <w:rFonts w:cs="Times New Roman"/>
          </w:rPr>
          <w:delText>diversity</w:delText>
        </w:r>
      </w:del>
      <w:ins w:id="29" w:author="Ian" w:date="2019-04-29T14:56:00Z">
        <w:r>
          <w:rPr>
            <w:rFonts w:cs="Times New Roman"/>
          </w:rPr>
          <w:t>variation.</w:t>
        </w:r>
      </w:ins>
      <w:del w:id="30" w:author="Ian" w:date="2019-04-29T14:56:00Z">
        <w:r>
          <w:rPr>
            <w:rFonts w:cs="Times New Roman"/>
          </w:rPr>
          <w:delText>,</w:delText>
        </w:r>
      </w:del>
      <w:r>
        <w:rPr>
          <w:rFonts w:cs="Times New Roman"/>
        </w:rPr>
        <w:t xml:space="preserve"> Landscape genomics studies frequently feature analysis of data collected from study systems of such genomic and geospatial complexity (Crossley et al., 2017; Harris and Munshi-South, 2017; Lind et al., 2017; Mastretta-Yanes et al., 2018). Study of such systems is crucial for developing evolutionary and ecological theory (Barrett et al., 2019; Pelletier, 2019), improving our knowledge of the past states and present functionality of ecosystems (Mastretta-Yanes et al., 2018), anticipating ecological futures in the Anthropocene (Bay et al., 2018), and informing conservation and management (Crossley et al., 2017; Lind et al., 2017).</w:t>
      </w:r>
    </w:p>
    <w:p>
      <w:pPr>
        <w:pStyle w:val="TextBody"/>
        <w:spacing w:lineRule="auto" w:line="480" w:before="0" w:after="0"/>
        <w:pPrChange w:id="0" w:author="Ian" w:date="2019-04-30T12:53:00Z">
          <w:pPr>
            <w:spacing w:lineRule="auto" w:line="480"/>
          </w:pPr>
        </w:pPrChange>
        <w:rPr/>
      </w:pPr>
      <w:commentRangeStart w:id="2"/>
      <w:r>
        <w:rPr>
          <w:rFonts w:cs="Times New Roman"/>
        </w:rPr>
        <w:tab/>
      </w:r>
      <w:r>
        <w:rPr>
          <w:rFonts w:cs="Times New Roman"/>
        </w:rPr>
      </w:r>
      <w:commentRangeEnd w:id="2"/>
      <w:r>
        <w:commentReference w:id="2"/>
      </w:r>
      <w:r>
        <w:rPr>
          <w:rFonts w:cs="Times New Roman"/>
        </w:rPr>
        <w:t>The complex genomics of such systems are beyond the reach of analytical population genetics, and their spatial complexity and multifaceted evolutionary dynamics make them intractable for coalescent simulation</w:t>
      </w:r>
      <w:ins w:id="31" w:author="Ian" w:date="2019-04-29T14:57:00Z">
        <w:r>
          <w:rPr>
            <w:rFonts w:cs="Times New Roman"/>
          </w:rPr>
          <w:t xml:space="preserve"> (REF?)</w:t>
        </w:r>
      </w:ins>
      <w:r>
        <w:rPr>
          <w:rFonts w:cs="Times New Roman"/>
        </w:rPr>
        <w:t>. This hinders not only our understanding of many empirical systems and our ability to unambiguously interpret analytical results</w:t>
      </w:r>
      <w:del w:id="32" w:author="Ian" w:date="2019-04-29T14:57:00Z">
        <w:r>
          <w:rPr>
            <w:rFonts w:cs="Times New Roman"/>
          </w:rPr>
          <w:delText>,</w:delText>
        </w:r>
      </w:del>
      <w:r>
        <w:rPr>
          <w:rFonts w:cs="Times New Roman"/>
        </w:rPr>
        <w:t xml:space="preserve"> but also our ability to predict those systems’ dynamics</w:t>
      </w:r>
      <w:del w:id="33" w:author="Ian" w:date="2019-04-29T14:57:00Z">
        <w:r>
          <w:rPr>
            <w:rFonts w:cs="Times New Roman"/>
          </w:rPr>
          <w:delText>,</w:delText>
        </w:r>
      </w:del>
      <w:r>
        <w:rPr>
          <w:rFonts w:cs="Times New Roman"/>
        </w:rPr>
        <w:t xml:space="preserve"> and</w:t>
      </w:r>
      <w:ins w:id="34" w:author="Ian" w:date="2019-04-29T14:57:00Z">
        <w:r>
          <w:rPr>
            <w:rFonts w:cs="Times New Roman"/>
          </w:rPr>
          <w:t>,</w:t>
        </w:r>
      </w:ins>
      <w:r>
        <w:rPr>
          <w:rFonts w:cs="Times New Roman"/>
        </w:rPr>
        <w:t xml:space="preserve"> </w:t>
      </w:r>
      <w:r>
        <w:rPr>
          <w:rFonts w:cs="Times New Roman"/>
          <w:highlight w:val="cyan"/>
          <w:rPrChange w:id="0" w:author="Ian" w:date="2019-04-29T14:57:00Z">
            <w:rPr>
              <w:rFonts w:cs="Times New Roman"/>
            </w:rPr>
          </w:rPrChange>
        </w:rPr>
        <w:t>thus</w:t>
      </w:r>
      <w:ins w:id="36" w:author="Ian" w:date="2019-04-29T14:57:00Z">
        <w:r>
          <w:rPr>
            <w:rFonts w:cs="Times New Roman"/>
          </w:rPr>
          <w:t>,</w:t>
        </w:r>
      </w:ins>
      <w:r>
        <w:rPr>
          <w:rFonts w:cs="Times New Roman"/>
        </w:rPr>
        <w:t xml:space="preserve"> to manage them appropriately. </w:t>
      </w:r>
      <w:r>
        <w:rPr>
          <w:rFonts w:cs="Times New Roman"/>
          <w:highlight w:val="cyan"/>
          <w:rPrChange w:id="0" w:author="Ian" w:date="2019-04-29T14:57:00Z">
            <w:rPr>
              <w:rFonts w:cs="Times New Roman"/>
            </w:rPr>
          </w:rPrChange>
        </w:rPr>
        <w:t>Thus</w:t>
      </w:r>
      <w:r>
        <w:rPr>
          <w:rFonts w:cs="Times New Roman"/>
        </w:rPr>
        <w:t>, as is increasingly the case in many fields, forward-time simulation is a crucial tool for dissecting the evolutionary dynamics of complex study systems in landscape genomics. However, the current suite of forward-time genomic simulators, however numerous, is still of limited use for such work. Most available software is limited, either genomically or geospatially, in the complexity it can model. Many programs can model systems of considerable genomic complexity (e.g. simuPOP (Peng and Kimmel, 2005), NEMO (Guillaume and Rougemont, 2006) and QuantiNemo (Neuenschwander et al., 2008)</w:t>
      </w:r>
      <w:del w:id="38" w:author="Ian" w:date="2019-04-26T15:54:00Z">
        <w:r>
          <w:rPr>
            <w:rFonts w:cs="Times New Roman"/>
          </w:rPr>
          <w:delText>)</w:delText>
        </w:r>
      </w:del>
      <w:r>
        <w:rPr>
          <w:rFonts w:cs="Times New Roman"/>
        </w:rPr>
        <w:t xml:space="preserve">, yet incorporate only rudimentary spatial components or none at all. Other programs are designed specifically for landscape-genetic simulations (e.g. CDPOP (Landguth and Cushman, 2010), CDMetaPOP (Landguth et al., 2017), SimAdapt (Rebaudo et al., 2013)), but are limited in their genomic complexity. For instance, many programs are incapable of modeling simultaneous selection on </w:t>
      </w:r>
      <w:del w:id="39" w:author="Ian" w:date="2019-04-29T14:58:00Z">
        <w:r>
          <w:rPr>
            <w:rFonts w:cs="Times New Roman"/>
          </w:rPr>
          <w:delText xml:space="preserve">numerous </w:delText>
        </w:r>
      </w:del>
      <w:r>
        <w:rPr>
          <w:rFonts w:cs="Times New Roman"/>
        </w:rPr>
        <w:t xml:space="preserve">multigenic traits. To our knowledge, SLiM (Haller and Messer, 2017, 2019; Messer, 2013) is the only package currently capable of simulating scenarios that are both as genomically and as geospatially complex as those for which Geonomics is designed </w:t>
      </w:r>
      <w:r>
        <w:rPr>
          <w:rFonts w:cs="Times New Roman"/>
          <w:highlight w:val="red"/>
        </w:rPr>
        <w:t>(National Cancer Institute, 2019)</w:t>
      </w:r>
      <w:r>
        <w:rPr>
          <w:rFonts w:cs="Times New Roman"/>
        </w:rPr>
        <w:t xml:space="preserve">. </w:t>
      </w:r>
      <w:commentRangeStart w:id="3"/>
      <w:r>
        <w:rPr>
          <w:rFonts w:cs="Times New Roman"/>
        </w:rPr>
        <w:t>(Indeed, the generalizability and complexity of which SLiM is capable far exceeds that of Geonomics.)</w:t>
      </w:r>
      <w:r>
        <w:rPr>
          <w:rFonts w:cs="Times New Roman"/>
        </w:rPr>
      </w:r>
      <w:commentRangeEnd w:id="3"/>
      <w:r>
        <w:commentReference w:id="3"/>
      </w:r>
      <w:r>
        <w:rPr/>
        <w:commentReference w:id="4"/>
      </w:r>
    </w:p>
    <w:p>
      <w:pPr>
        <w:pStyle w:val="TextBody"/>
        <w:spacing w:lineRule="auto" w:line="480" w:before="0" w:after="0"/>
        <w:pPrChange w:id="0" w:author="Ian" w:date="2019-04-30T12:53:00Z">
          <w:pPr>
            <w:spacing w:lineRule="auto" w:line="480"/>
          </w:pPr>
        </w:pPrChange>
        <w:rPr/>
      </w:pPr>
      <w:r>
        <w:rPr>
          <w:rFonts w:cs="Times New Roman"/>
        </w:rPr>
        <w:tab/>
        <w:t>We developed Geonomics to provide a scriptable framework for building complex landscape</w:t>
      </w:r>
      <w:ins w:id="40" w:author="Ian" w:date="2019-04-29T14:59:00Z">
        <w:r>
          <w:rPr>
            <w:rFonts w:cs="Times New Roman"/>
          </w:rPr>
          <w:t xml:space="preserve"> </w:t>
        </w:r>
      </w:ins>
      <w:del w:id="41" w:author="Ian" w:date="2019-04-29T14:59:00Z">
        <w:r>
          <w:rPr>
            <w:rFonts w:cs="Times New Roman"/>
          </w:rPr>
          <w:delText>-</w:delText>
        </w:r>
      </w:del>
      <w:r>
        <w:rPr>
          <w:rFonts w:cs="Times New Roman"/>
        </w:rPr>
        <w:t>genomic simulations with minimal effort. Geonomics models are parameterized by way of an informatively annotated parameters file that provides the user a straightforward means of building models of arbitrary complexity</w:t>
      </w:r>
      <w:del w:id="42" w:author="Ian" w:date="2019-04-29T14:59:00Z">
        <w:r>
          <w:rPr>
            <w:rFonts w:cs="Times New Roman"/>
          </w:rPr>
          <w:delText>,</w:delText>
        </w:r>
      </w:del>
      <w:r>
        <w:rPr>
          <w:rFonts w:cs="Times New Roman"/>
        </w:rPr>
        <w:t xml:space="preserve"> yet offers reasonable default settings </w:t>
      </w:r>
      <w:del w:id="43" w:author="Ian" w:date="2019-04-29T15:00:00Z">
        <w:r>
          <w:rPr>
            <w:rFonts w:cs="Times New Roman"/>
          </w:rPr>
          <w:delText>and/</w:delText>
        </w:r>
      </w:del>
      <w:commentRangeStart w:id="5"/>
      <w:r>
        <w:rPr>
          <w:rFonts w:cs="Times New Roman"/>
        </w:rPr>
        <w:t xml:space="preserve">or </w:t>
      </w:r>
      <w:r>
        <w:rPr>
          <w:rFonts w:cs="Times New Roman"/>
        </w:rPr>
      </w:r>
      <w:commentRangeEnd w:id="5"/>
      <w:r>
        <w:commentReference w:id="5"/>
      </w:r>
      <w:r>
        <w:rPr/>
        <w:commentReference w:id="6"/>
      </w:r>
      <w:r>
        <w:rPr>
          <w:rFonts w:cs="Times New Roman"/>
        </w:rPr>
        <w:t xml:space="preserve">‘off switches’ for parameters and components that are not the focus </w:t>
      </w:r>
      <w:ins w:id="44" w:author="Ian" w:date="2019-04-29T15:00:00Z">
        <w:r>
          <w:rPr>
            <w:rFonts w:cs="Times New Roman"/>
          </w:rPr>
          <w:t xml:space="preserve">of </w:t>
        </w:r>
      </w:ins>
      <w:r>
        <w:rPr>
          <w:rFonts w:cs="Times New Roman"/>
        </w:rPr>
        <w:t xml:space="preserve">the user’s interest. </w:t>
      </w:r>
      <w:commentRangeStart w:id="7"/>
      <w:r>
        <w:rPr>
          <w:rFonts w:cs="Times New Roman"/>
        </w:rPr>
        <w:t xml:space="preserve">Models consist of </w:t>
      </w:r>
      <w:ins w:id="45" w:author="Ian" w:date="2019-04-29T15:00:00Z">
        <w:r>
          <w:rPr>
            <w:rFonts w:cs="Times New Roman"/>
          </w:rPr>
          <w:t>(</w:t>
        </w:r>
      </w:ins>
      <w:r>
        <w:rPr>
          <w:rFonts w:cs="Times New Roman"/>
        </w:rPr>
        <w:t>1</w:t>
      </w:r>
      <w:del w:id="46" w:author="Ian" w:date="2019-04-29T15:00:00Z">
        <w:r>
          <w:rPr>
            <w:rFonts w:cs="Times New Roman"/>
          </w:rPr>
          <w:delText>.</w:delText>
        </w:r>
      </w:del>
      <w:commentRangeStart w:id="8"/>
      <w:r>
        <w:rPr>
          <w:rFonts w:cs="Times New Roman"/>
        </w:rPr>
        <w:t>)</w:t>
      </w:r>
      <w:r>
        <w:rPr>
          <w:rFonts w:cs="Times New Roman"/>
        </w:rPr>
      </w:r>
      <w:commentRangeEnd w:id="8"/>
      <w:r>
        <w:commentReference w:id="8"/>
      </w:r>
      <w:r>
        <w:rPr>
          <w:rFonts w:cs="Times New Roman"/>
        </w:rPr>
        <w:t xml:space="preserve"> a landscape, composed of one or more environmental layers, and </w:t>
      </w:r>
      <w:ins w:id="47" w:author="Ian" w:date="2019-04-29T15:00:00Z">
        <w:r>
          <w:rPr>
            <w:rFonts w:cs="Times New Roman"/>
          </w:rPr>
          <w:t>(</w:t>
        </w:r>
      </w:ins>
      <w:r>
        <w:rPr>
          <w:rFonts w:cs="Times New Roman"/>
        </w:rPr>
        <w:t>2</w:t>
      </w:r>
      <w:del w:id="48" w:author="Ian" w:date="2019-04-29T15:00:00Z">
        <w:r>
          <w:rPr>
            <w:rFonts w:cs="Times New Roman"/>
          </w:rPr>
          <w:delText>.</w:delText>
        </w:r>
      </w:del>
      <w:r>
        <w:rPr>
          <w:rFonts w:cs="Times New Roman"/>
        </w:rPr>
        <w:t>) one or more species, each described by a variety of life-history parameters and a genomic architecture of arbitrary complexity that may be mapped onto one or more traits under selection</w:t>
      </w:r>
      <w:r>
        <w:rPr>
          <w:rFonts w:cs="Times New Roman"/>
        </w:rPr>
      </w:r>
      <w:commentRangeEnd w:id="7"/>
      <w:r>
        <w:commentReference w:id="7"/>
      </w:r>
      <w:r>
        <w:rPr>
          <w:rFonts w:cs="Times New Roman"/>
        </w:rPr>
        <w:t>. Landscape layers may be used to control various aspects of a species’ functionality, including carrying capacity, movement and offspring dispersal, and natural selection</w:t>
      </w:r>
      <w:del w:id="49" w:author="Ian" w:date="2019-04-29T15:01:00Z">
        <w:r>
          <w:rPr>
            <w:rFonts w:cs="Times New Roman"/>
          </w:rPr>
          <w:delText>)</w:delText>
        </w:r>
      </w:del>
      <w:r>
        <w:rPr>
          <w:rFonts w:cs="Times New Roman"/>
        </w:rPr>
        <w:t xml:space="preserve">. Landscape layers and species can undergo one or more environmental and demographic change events over the course of a model run. </w:t>
      </w:r>
      <w:commentRangeStart w:id="9"/>
      <w:r>
        <w:rPr>
          <w:rFonts w:cs="Times New Roman"/>
        </w:rPr>
        <w:t>At each timestep, a species undergoes movement (in continuous space), mating (using realistic genomics and generating additive phenotypes), mortality (by both density-dependence and selection), and change events (at the timesteps for which they are scheduled)</w:t>
      </w:r>
      <w:r>
        <w:rPr>
          <w:rFonts w:cs="Times New Roman"/>
        </w:rPr>
      </w:r>
      <w:commentRangeEnd w:id="9"/>
      <w:r>
        <w:commentReference w:id="9"/>
      </w:r>
      <w:r>
        <w:rPr>
          <w:rFonts w:cs="Times New Roman"/>
        </w:rPr>
        <w:t xml:space="preserve">. </w:t>
      </w:r>
      <w:r>
        <w:rPr>
          <w:rFonts w:cs="Times New Roman"/>
          <w:highlight w:val="yellow"/>
        </w:rPr>
        <w:t>Thus, Geonomics models are non-Wright-Fisher models, in which individuals live and move in continuous space, mating and mortality occur locally, and many species-level phenomena (e.g. population size</w:t>
      </w:r>
      <w:del w:id="50" w:author="Ian" w:date="2019-04-29T15:02:00Z">
        <w:r>
          <w:rPr>
            <w:rFonts w:cs="Times New Roman"/>
            <w:highlight w:val="yellow"/>
          </w:rPr>
          <w:delText>(s)</w:delText>
        </w:r>
      </w:del>
      <w:r>
        <w:rPr>
          <w:rFonts w:cs="Times New Roman"/>
          <w:highlight w:val="yellow"/>
        </w:rPr>
        <w:t xml:space="preserve">, migration rates between landscape regions) are emergent properties of a model’s parameterization. For this reason, Geonomics produces realistic, spatially explicit, </w:t>
      </w:r>
      <w:commentRangeStart w:id="10"/>
      <w:r>
        <w:rPr>
          <w:rFonts w:cs="Times New Roman"/>
          <w:highlight w:val="yellow"/>
        </w:rPr>
        <w:t>ecological</w:t>
      </w:r>
      <w:ins w:id="51" w:author="Ian" w:date="2019-04-29T15:02:00Z">
        <w:r>
          <w:rPr>
            <w:rFonts w:cs="Times New Roman"/>
            <w:highlight w:val="yellow"/>
          </w:rPr>
          <w:t xml:space="preserve"> </w:t>
        </w:r>
      </w:ins>
      <w:r>
        <w:rPr>
          <w:rFonts w:cs="Times New Roman"/>
          <w:highlight w:val="yellow"/>
        </w:rPr>
      </w:r>
      <w:del w:id="52" w:author="Ian" w:date="2019-04-29T15:02:00Z">
        <w:commentRangeEnd w:id="10"/>
        <w:r>
          <w:commentReference w:id="10"/>
        </w:r>
        <w:r>
          <w:rPr>
            <w:rFonts w:cs="Times New Roman"/>
            <w:highlight w:val="yellow"/>
          </w:rPr>
          <w:delText>-</w:delText>
        </w:r>
      </w:del>
      <w:r>
        <w:rPr>
          <w:rFonts w:cs="Times New Roman"/>
          <w:highlight w:val="yellow"/>
        </w:rPr>
        <w:t>genomic datasets that should be useful for a wide variety of theoretical and empirical purposes.</w:t>
      </w:r>
    </w:p>
    <w:p>
      <w:pPr>
        <w:pStyle w:val="TextBody"/>
        <w:spacing w:lineRule="auto" w:line="480" w:before="0" w:after="0"/>
        <w:pPrChange w:id="0" w:author="Ian" w:date="2019-04-30T12:53:00Z">
          <w:pPr>
            <w:spacing w:lineRule="auto" w:line="480"/>
          </w:pPr>
        </w:pPrChange>
        <w:rPr/>
      </w:pPr>
      <w:r>
        <w:rPr>
          <w:rFonts w:cs="Times New Roman"/>
        </w:rPr>
        <w:tab/>
        <w:t>The complex landscape</w:t>
      </w:r>
      <w:ins w:id="53" w:author="Ian" w:date="2019-04-29T15:03:00Z">
        <w:r>
          <w:rPr>
            <w:rFonts w:cs="Times New Roman"/>
          </w:rPr>
          <w:t xml:space="preserve"> </w:t>
        </w:r>
      </w:ins>
      <w:del w:id="54" w:author="Ian" w:date="2019-04-29T15:03:00Z">
        <w:r>
          <w:rPr>
            <w:rFonts w:cs="Times New Roman"/>
          </w:rPr>
          <w:delText>-</w:delText>
        </w:r>
      </w:del>
      <w:r>
        <w:rPr>
          <w:rFonts w:cs="Times New Roman"/>
        </w:rPr>
        <w:t xml:space="preserve">genomic models for which Geonomics is designed would require a considerable amount of work to script in </w:t>
      </w:r>
      <w:commentRangeStart w:id="11"/>
      <w:r>
        <w:rPr>
          <w:rFonts w:cs="Times New Roman"/>
        </w:rPr>
        <w:t xml:space="preserve">SLiM’s </w:t>
      </w:r>
      <w:r>
        <w:rPr>
          <w:rFonts w:cs="Times New Roman"/>
        </w:rPr>
      </w:r>
      <w:commentRangeEnd w:id="11"/>
      <w:r>
        <w:commentReference w:id="11"/>
      </w:r>
      <w:r>
        <w:rPr/>
        <w:commentReference w:id="12"/>
      </w:r>
      <w:r>
        <w:rPr>
          <w:rFonts w:cs="Times New Roman"/>
        </w:rPr>
        <w:t>Eidos framework (</w:t>
      </w:r>
      <w:del w:id="55" w:author="Ian" w:date="2019-04-29T15:03:00Z">
        <w:r>
          <w:rPr>
            <w:rFonts w:cs="Times New Roman"/>
          </w:rPr>
          <w:delText>see examples of spatialized selection in SLiM 2’s recipe book; e.g. section 14.11, page 288</w:delText>
        </w:r>
      </w:del>
      <w:r>
        <w:rPr>
          <w:rFonts w:cs="Times New Roman"/>
        </w:rPr>
        <w:t>; (Haller and Messer, 2019)</w:t>
      </w:r>
      <w:del w:id="56" w:author="Ian" w:date="2019-04-26T15:54:00Z">
        <w:r>
          <w:rPr>
            <w:rFonts w:cs="Times New Roman"/>
          </w:rPr>
          <w:delText>)</w:delText>
        </w:r>
      </w:del>
      <w:r>
        <w:rPr>
          <w:rFonts w:cs="Times New Roman"/>
        </w:rPr>
        <w:t>, but can be built in Geonomics with an edited parameters file and as little as three lines of code. For example, a Geonomics user could build a model of evolution with</w:t>
      </w:r>
      <w:commentRangeStart w:id="13"/>
      <w:r>
        <w:rPr>
          <w:rFonts w:cs="Times New Roman"/>
        </w:rPr>
        <w:t xml:space="preserve"> natural selection on multiple multigenic traits</w:t>
      </w:r>
      <w:del w:id="57" w:author="Ian" w:date="2019-04-29T15:03:00Z">
        <w:r>
          <w:rPr>
            <w:rFonts w:cs="Times New Roman"/>
          </w:rPr>
          <w:delText>,</w:delText>
        </w:r>
      </w:del>
      <w:r>
        <w:rPr>
          <w:rFonts w:cs="Times New Roman"/>
        </w:rPr>
        <w:t xml:space="preserve"> on a multivariate landscape undergoing spatially inhomogeneous environmental change for certain landscape layers</w:t>
      </w:r>
      <w:del w:id="58" w:author="Ian" w:date="2019-04-29T15:04:00Z">
        <w:r>
          <w:rPr>
            <w:rFonts w:cs="Times New Roman"/>
          </w:rPr>
          <w:delText>,</w:delText>
        </w:r>
      </w:del>
      <w:r>
        <w:rPr>
          <w:rFonts w:cs="Times New Roman"/>
        </w:rPr>
        <w:t xml:space="preserve"> for a species moving realistically across that landscape, and then run this model an arbitrary number of times, collecting data heterochronously during each run — all of this by doing nothing more than templating a parameters file, making alterations, loading the file, and running the resulting model object.</w:t>
      </w:r>
      <w:commentRangeEnd w:id="13"/>
      <w:r>
        <w:commentReference w:id="13"/>
      </w:r>
      <w:r>
        <w:rPr>
          <w:rFonts w:cs="Times New Roman"/>
        </w:rPr>
      </w:r>
    </w:p>
    <w:p>
      <w:pPr>
        <w:pStyle w:val="TextBody"/>
        <w:spacing w:lineRule="auto" w:line="480" w:before="0" w:after="0"/>
        <w:pPrChange w:id="0" w:author="Ian" w:date="2019-04-30T12:53:00Z">
          <w:pPr>
            <w:spacing w:lineRule="auto" w:line="480"/>
          </w:pPr>
        </w:pPrChange>
        <w:rPr>
          <w:rFonts w:cs="Times New Roman"/>
          <w:ins w:id="63" w:author="Ian" w:date="2019-04-26T12:43:00Z"/>
        </w:rPr>
      </w:pPr>
      <w:r>
        <w:rPr>
          <w:rFonts w:cs="Times New Roman"/>
        </w:rPr>
        <w:tab/>
      </w:r>
      <w:del w:id="59" w:author="Ian" w:date="2019-04-29T12:25:00Z">
        <w:r>
          <w:rPr>
            <w:rFonts w:cs="Times New Roman"/>
          </w:rPr>
          <w:delText>What’s more</w:delText>
        </w:r>
      </w:del>
      <w:r>
        <w:rPr/>
        <w:commentReference w:id="14"/>
      </w:r>
      <w:r>
        <w:rPr>
          <w:rFonts w:cs="Times New Roman"/>
        </w:rPr>
        <w:t xml:space="preserve">, Geonomics is written and run </w:t>
      </w:r>
      <w:commentRangeStart w:id="15"/>
      <w:r>
        <w:rPr>
          <w:rFonts w:cs="Times New Roman"/>
        </w:rPr>
        <w:t>entirely in Python, a broad-purpose and popular programming language that is already familiar to most researchers with exposure to bioinformatics</w:t>
      </w:r>
      <w:r>
        <w:rPr>
          <w:rFonts w:cs="Times New Roman"/>
        </w:rPr>
      </w:r>
      <w:commentRangeEnd w:id="15"/>
      <w:r>
        <w:commentReference w:id="15"/>
      </w:r>
      <w:r>
        <w:rPr>
          <w:rFonts w:cs="Times New Roman"/>
        </w:rPr>
        <w:t>.</w:t>
      </w:r>
      <w:del w:id="60" w:author="Ian" w:date="2019-04-29T15:06:00Z">
        <w:r>
          <w:rPr>
            <w:rFonts w:cs="Times New Roman"/>
          </w:rPr>
          <w:delText xml:space="preserve"> This of course makes Geonomics considerably slower than its brethren that are written in compiled languages such as C++ (e.g. SLiM). But within the range of reasonable parameter values (see section on runtime analysis, below), we do not expect runtime to be a major constraint for the sorts of models for which Geonomics was designed</w:delText>
        </w:r>
      </w:del>
      <w:r>
        <w:rPr/>
        <w:commentReference w:id="16"/>
      </w:r>
      <w:r>
        <w:rPr>
          <w:rFonts w:cs="Times New Roman"/>
        </w:rPr>
        <w:t xml:space="preserve">. </w:t>
      </w:r>
      <w:commentRangeStart w:id="17"/>
      <w:r>
        <w:rPr>
          <w:rFonts w:cs="Times New Roman"/>
        </w:rPr>
        <w:t xml:space="preserve">And </w:t>
      </w:r>
      <w:r>
        <w:rPr>
          <w:rFonts w:cs="Times New Roman"/>
        </w:rPr>
      </w:r>
      <w:commentRangeEnd w:id="17"/>
      <w:r>
        <w:commentReference w:id="17"/>
      </w:r>
      <w:r>
        <w:rPr/>
        <w:commentReference w:id="18"/>
      </w:r>
      <w:r>
        <w:rPr>
          <w:rFonts w:cs="Times New Roman"/>
        </w:rPr>
        <w:t xml:space="preserve">what Geonomics sacrifices in performance, it gains in flexibility, extensibility, and accessibility. The basic user </w:t>
      </w:r>
      <w:commentRangeStart w:id="19"/>
      <w:r>
        <w:rPr>
          <w:rFonts w:cs="Times New Roman"/>
        </w:rPr>
        <w:t xml:space="preserve">needn’t </w:t>
      </w:r>
      <w:r>
        <w:rPr>
          <w:rFonts w:cs="Times New Roman"/>
        </w:rPr>
      </w:r>
      <w:commentRangeEnd w:id="19"/>
      <w:r>
        <w:commentReference w:id="19"/>
      </w:r>
      <w:r>
        <w:rPr>
          <w:rFonts w:cs="Times New Roman"/>
        </w:rPr>
        <w:t>even know how to write full Python scripts; users can build their own models by recycling and tweaking a minimal amount of code</w:t>
      </w:r>
      <w:del w:id="61" w:author="Ian" w:date="2019-04-29T15:06:00Z">
        <w:r>
          <w:rPr>
            <w:rFonts w:cs="Times New Roman"/>
          </w:rPr>
          <w:delText xml:space="preserve"> (available within the documentation and at the Geonomics homepage)</w:delText>
        </w:r>
      </w:del>
      <w:r>
        <w:rPr>
          <w:rFonts w:cs="Times New Roman"/>
        </w:rPr>
        <w:t>. However, advanced users wishing to code their own extensions or customizations have broad opportunity to do so</w:t>
      </w:r>
      <w:del w:id="62" w:author="Ian" w:date="2019-04-29T15:06:00Z">
        <w:r>
          <w:rPr>
            <w:rFonts w:cs="Times New Roman"/>
          </w:rPr>
          <w:delText>, because Geonomics is a Python package that seamlessly integrates into the universe of Python functionality</w:delText>
        </w:r>
      </w:del>
      <w:r>
        <w:rPr>
          <w:rFonts w:cs="Times New Roman"/>
        </w:rPr>
        <w:t>.</w:t>
      </w:r>
    </w:p>
    <w:p>
      <w:pPr>
        <w:pStyle w:val="TextBody"/>
        <w:spacing w:lineRule="auto" w:line="480" w:before="0" w:after="0"/>
        <w:rPr>
          <w:rFonts w:cs="Times New Roman"/>
        </w:rPr>
      </w:pPr>
      <w:r>
        <w:rPr>
          <w:rFonts w:cs="Times New Roman"/>
        </w:rPr>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bookmarkStart w:id="2" w:name="model-description"/>
      <w:r>
        <w:rPr>
          <w:rFonts w:cs="Times New Roman" w:ascii="Times New Roman" w:hAnsi="Times New Roman"/>
          <w:sz w:val="24"/>
          <w:szCs w:val="24"/>
        </w:rPr>
        <w:t xml:space="preserve">Model </w:t>
      </w:r>
      <w:ins w:id="64" w:author="Ian" w:date="2019-04-26T12:42:00Z">
        <w:r>
          <w:rPr>
            <w:rFonts w:cs="Times New Roman" w:ascii="Times New Roman" w:hAnsi="Times New Roman"/>
            <w:sz w:val="24"/>
            <w:szCs w:val="24"/>
          </w:rPr>
          <w:t>D</w:t>
        </w:r>
      </w:ins>
      <w:del w:id="65" w:author="Ian" w:date="2019-04-26T12:42:00Z">
        <w:r>
          <w:rPr>
            <w:rFonts w:cs="Times New Roman" w:ascii="Times New Roman" w:hAnsi="Times New Roman"/>
            <w:sz w:val="24"/>
            <w:szCs w:val="24"/>
          </w:rPr>
          <w:delText>d</w:delText>
        </w:r>
      </w:del>
      <w:r>
        <w:rPr>
          <w:rFonts w:cs="Times New Roman" w:ascii="Times New Roman" w:hAnsi="Times New Roman"/>
          <w:sz w:val="24"/>
          <w:szCs w:val="24"/>
        </w:rPr>
        <w:t>escription</w:t>
      </w:r>
      <w:bookmarkEnd w:id="2"/>
    </w:p>
    <w:p>
      <w:pPr>
        <w:pStyle w:val="Heading2"/>
        <w:numPr>
          <w:ilvl w:val="1"/>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b w:val="false"/>
          <w:b w:val="false"/>
          <w:sz w:val="24"/>
          <w:szCs w:val="24"/>
        </w:rPr>
      </w:pPr>
      <w:bookmarkStart w:id="3" w:name="components"/>
      <w:r>
        <w:rPr>
          <w:rFonts w:cs="Times New Roman" w:ascii="Times New Roman" w:hAnsi="Times New Roman"/>
          <w:b w:val="false"/>
          <w:sz w:val="24"/>
          <w:szCs w:val="24"/>
        </w:rPr>
        <w:t>Components</w:t>
      </w:r>
      <w:bookmarkEnd w:id="3"/>
    </w:p>
    <w:p>
      <w:pPr>
        <w:pStyle w:val="Firstparagraph"/>
        <w:spacing w:lineRule="auto" w:line="480"/>
        <w:rPr>
          <w:rFonts w:cs="Times New Roman"/>
          <w:del w:id="68" w:author="Ian" w:date="2019-04-30T13:25:00Z"/>
          <w:u w:val="single"/>
        </w:rPr>
      </w:pPr>
      <w:ins w:id="66" w:author="Ian" w:date="2019-04-30T12:43:00Z">
        <w:commentRangeStart w:id="20"/>
        <w:r>
          <w:rPr>
            <w:rFonts w:cs="Times New Roman"/>
          </w:rPr>
          <w:tab/>
        </w:r>
      </w:ins>
      <w:r>
        <w:rPr>
          <w:rFonts w:cs="Times New Roman"/>
        </w:rPr>
        <w:t>A Geonomics model consists of two core components: the species and the landscape.</w:t>
      </w:r>
      <w:ins w:id="67" w:author="Ian" w:date="2019-04-30T13:25:00Z">
        <w:r>
          <w:rPr>
            <w:rFonts w:cs="Times New Roman"/>
          </w:rPr>
          <w:t xml:space="preserve"> </w:t>
        </w:r>
      </w:ins>
      <w:commentRangeEnd w:id="20"/>
      <w:r>
        <w:commentReference w:id="20"/>
      </w:r>
      <w:r>
        <w:rPr>
          <w:rFonts w:cs="Times New Roman"/>
        </w:rPr>
      </w:r>
    </w:p>
    <w:p>
      <w:pPr>
        <w:pStyle w:val="Firstparagraph"/>
        <w:spacing w:lineRule="auto" w:line="480"/>
        <w:rPr>
          <w:rFonts w:cs="Times New Roman"/>
          <w:del w:id="70" w:author="Ian" w:date="2019-04-29T12:21:00Z"/>
        </w:rPr>
      </w:pPr>
      <w:del w:id="69" w:author="Ian" w:date="2019-04-29T12:21:00Z">
        <w:r>
          <w:rPr>
            <w:rFonts w:cs="Times New Roman"/>
            <w:u w:val="single"/>
          </w:rPr>
          <w:delText>Species</w:delText>
        </w:r>
      </w:del>
      <w:r>
        <w:rPr/>
        <w:commentReference w:id="21"/>
      </w:r>
    </w:p>
    <w:p>
      <w:pPr>
        <w:pStyle w:val="Firstparagraph"/>
        <w:spacing w:lineRule="auto" w:line="480"/>
        <w:rPr/>
      </w:pPr>
      <w:r>
        <w:rPr>
          <w:rFonts w:cs="Times New Roman"/>
        </w:rPr>
        <w:t xml:space="preserve">A species consists of an </w:t>
      </w:r>
      <w:del w:id="71" w:author="Ian" w:date="2019-04-30T13:26:00Z">
        <w:r>
          <w:rPr>
            <w:rFonts w:cs="Times New Roman"/>
          </w:rPr>
          <w:delText xml:space="preserve">arbitrary </w:delText>
        </w:r>
      </w:del>
      <w:ins w:id="72" w:author="Ian" w:date="2019-04-30T13:26:00Z">
        <w:r>
          <w:rPr>
            <w:rFonts w:cs="Times New Roman"/>
          </w:rPr>
          <w:t xml:space="preserve">any </w:t>
        </w:r>
      </w:ins>
      <w:r>
        <w:rPr>
          <w:rFonts w:cs="Times New Roman"/>
        </w:rPr>
        <w:t>number of individuals</w:t>
      </w:r>
      <w:ins w:id="73" w:author="Ian" w:date="2019-04-30T13:32:00Z">
        <w:r>
          <w:rPr>
            <w:rFonts w:cs="Times New Roman"/>
          </w:rPr>
          <w:t>, each of which has a genome</w:t>
        </w:r>
      </w:ins>
      <w:ins w:id="74" w:author="Ian" w:date="2019-04-30T13:33:00Z">
        <w:r>
          <w:rPr>
            <w:rFonts w:cs="Times New Roman"/>
          </w:rPr>
          <w:t>.</w:t>
        </w:r>
      </w:ins>
      <w:del w:id="75" w:author="Ian" w:date="2019-04-30T13:32:00Z">
        <w:r>
          <w:rPr>
            <w:rFonts w:cs="Times New Roman"/>
          </w:rPr>
          <w:delText>,</w:delText>
        </w:r>
      </w:del>
      <w:del w:id="76" w:author="Ian" w:date="2019-04-30T13:34:00Z">
        <w:r>
          <w:rPr>
            <w:rFonts w:cs="Times New Roman"/>
          </w:rPr>
          <w:delText xml:space="preserve"> which </w:delText>
        </w:r>
      </w:del>
      <w:del w:id="77" w:author="Ian" w:date="2019-04-30T13:26:00Z">
        <w:r>
          <w:rPr>
            <w:rFonts w:cs="Times New Roman"/>
          </w:rPr>
          <w:delText xml:space="preserve">do not belong to discrete populations but instead </w:delText>
        </w:r>
      </w:del>
      <w:del w:id="78" w:author="Ian" w:date="2019-04-30T13:34:00Z">
        <w:r>
          <w:rPr>
            <w:rFonts w:cs="Times New Roman"/>
          </w:rPr>
          <w:delText xml:space="preserve">are distributed in continuous space </w:delText>
        </w:r>
      </w:del>
      <w:del w:id="79" w:author="Ian" w:date="2019-04-30T13:26:00Z">
        <w:r>
          <w:rPr>
            <w:rFonts w:cs="Times New Roman"/>
          </w:rPr>
          <w:delText>up</w:delText>
        </w:r>
      </w:del>
      <w:del w:id="80" w:author="Ian" w:date="2019-04-30T13:34:00Z">
        <w:r>
          <w:rPr>
            <w:rFonts w:cs="Times New Roman"/>
          </w:rPr>
          <w:delText>on the landscape</w:delText>
        </w:r>
      </w:del>
      <w:r>
        <w:rPr/>
        <w:commentReference w:id="22"/>
      </w:r>
      <w:r>
        <w:rPr>
          <w:rFonts w:cs="Times New Roman"/>
        </w:rPr>
        <w:t xml:space="preserve">. </w:t>
      </w:r>
      <w:ins w:id="81" w:author="Ian" w:date="2019-04-30T13:27:00Z">
        <w:r>
          <w:rPr>
            <w:rFonts w:cs="Times New Roman"/>
          </w:rPr>
          <w:t>The behavior of a</w:t>
        </w:r>
      </w:ins>
      <w:del w:id="82" w:author="Ian" w:date="2019-04-30T13:27:00Z">
        <w:r>
          <w:rPr>
            <w:rFonts w:cs="Times New Roman"/>
          </w:rPr>
          <w:delText>A</w:delText>
        </w:r>
      </w:del>
      <w:r>
        <w:rPr>
          <w:rFonts w:cs="Times New Roman"/>
        </w:rPr>
        <w:t xml:space="preserve"> species</w:t>
      </w:r>
      <w:ins w:id="83" w:author="Ian" w:date="2019-04-30T13:33:00Z">
        <w:r>
          <w:rPr>
            <w:rFonts w:cs="Times New Roman"/>
          </w:rPr>
          <w:t xml:space="preserve"> in the model</w:t>
        </w:r>
      </w:ins>
      <w:r>
        <w:rPr>
          <w:rFonts w:cs="Times New Roman"/>
        </w:rPr>
        <w:t xml:space="preserve"> is </w:t>
      </w:r>
      <w:ins w:id="84" w:author="Ian" w:date="2019-04-30T13:27:00Z">
        <w:r>
          <w:rPr>
            <w:rFonts w:cs="Times New Roman"/>
          </w:rPr>
          <w:t xml:space="preserve">determined </w:t>
        </w:r>
      </w:ins>
      <w:del w:id="85" w:author="Ian" w:date="2019-04-30T13:27:00Z">
        <w:r>
          <w:rPr>
            <w:rFonts w:cs="Times New Roman"/>
          </w:rPr>
          <w:delText xml:space="preserve">described </w:delText>
        </w:r>
      </w:del>
      <w:r>
        <w:rPr>
          <w:rFonts w:cs="Times New Roman"/>
        </w:rPr>
        <w:t xml:space="preserve">by a </w:t>
      </w:r>
      <w:del w:id="86" w:author="Ian" w:date="2019-04-30T13:27:00Z">
        <w:r>
          <w:rPr>
            <w:rFonts w:cs="Times New Roman"/>
          </w:rPr>
          <w:delText xml:space="preserve">wide </w:delText>
        </w:r>
      </w:del>
      <w:r>
        <w:rPr>
          <w:rFonts w:cs="Times New Roman"/>
        </w:rPr>
        <w:t>variety of demographic and life-history parameters</w:t>
      </w:r>
      <w:ins w:id="87" w:author="Ian" w:date="2019-04-30T13:27:00Z">
        <w:r>
          <w:rPr>
            <w:rFonts w:cs="Times New Roman"/>
          </w:rPr>
          <w:t>, including an</w:t>
        </w:r>
      </w:ins>
      <w:del w:id="88" w:author="Ian" w:date="2019-04-30T13:27:00Z">
        <w:r>
          <w:rPr>
            <w:rFonts w:cs="Times New Roman"/>
          </w:rPr>
          <w:delText xml:space="preserve"> that determine its behavior in the model (e.g</w:delText>
        </w:r>
      </w:del>
      <w:r>
        <w:rPr>
          <w:rFonts w:cs="Times New Roman"/>
        </w:rPr>
        <w:t>. intrinsic growth rate, mate</w:t>
      </w:r>
      <w:ins w:id="89" w:author="Ian" w:date="2019-04-30T13:27:00Z">
        <w:r>
          <w:rPr>
            <w:rFonts w:cs="Times New Roman"/>
          </w:rPr>
          <w:t xml:space="preserve"> </w:t>
        </w:r>
      </w:ins>
      <w:del w:id="90" w:author="Ian" w:date="2019-04-30T13:27:00Z">
        <w:r>
          <w:rPr>
            <w:rFonts w:cs="Times New Roman"/>
          </w:rPr>
          <w:delText>-</w:delText>
        </w:r>
      </w:del>
      <w:r>
        <w:rPr>
          <w:rFonts w:cs="Times New Roman"/>
        </w:rPr>
        <w:t>search radius, mean number of offspring per mating event, reproductive age</w:t>
      </w:r>
      <w:ins w:id="91" w:author="Ian" w:date="2019-04-30T13:28:00Z">
        <w:r>
          <w:rPr>
            <w:rFonts w:cs="Times New Roman"/>
          </w:rPr>
          <w:t>,</w:t>
        </w:r>
      </w:ins>
      <w:r>
        <w:rPr>
          <w:rFonts w:cs="Times New Roman"/>
        </w:rPr>
        <w:t xml:space="preserve"> and maximum age</w:t>
      </w:r>
      <w:del w:id="92" w:author="Ian" w:date="2019-04-30T13:03:00Z">
        <w:r>
          <w:rPr>
            <w:rFonts w:cs="Times New Roman"/>
          </w:rPr>
          <w:delText>; for a detailed discussion and these and all other model parameters, see the documentation</w:delText>
        </w:r>
      </w:del>
      <w:r>
        <w:rPr/>
        <w:commentReference w:id="23"/>
      </w:r>
      <w:r>
        <w:rPr/>
        <w:commentReference w:id="24"/>
      </w:r>
      <w:del w:id="93" w:author="Ian" w:date="2019-04-30T13:28:00Z">
        <w:r>
          <w:rPr>
            <w:rFonts w:cs="Times New Roman"/>
          </w:rPr>
          <w:delText>)</w:delText>
        </w:r>
      </w:del>
      <w:r>
        <w:rPr>
          <w:rFonts w:cs="Times New Roman"/>
        </w:rPr>
        <w:t xml:space="preserve">. Each species can also undergo any number of arbitrarily complex demographic changes during each model run, including </w:t>
      </w:r>
      <w:del w:id="94" w:author="Ian" w:date="2019-04-30T13:28:00Z">
        <w:r>
          <w:rPr>
            <w:rFonts w:cs="Times New Roman"/>
          </w:rPr>
          <w:delText xml:space="preserve">both </w:delText>
        </w:r>
      </w:del>
      <w:r>
        <w:rPr>
          <w:rFonts w:cs="Times New Roman"/>
        </w:rPr>
        <w:t>population</w:t>
      </w:r>
      <w:ins w:id="95" w:author="Ian" w:date="2019-04-30T13:28:00Z">
        <w:r>
          <w:rPr>
            <w:rFonts w:cs="Times New Roman"/>
          </w:rPr>
          <w:t xml:space="preserve"> </w:t>
        </w:r>
      </w:ins>
      <w:del w:id="96" w:author="Ian" w:date="2019-04-30T13:28:00Z">
        <w:r>
          <w:rPr>
            <w:rFonts w:cs="Times New Roman"/>
          </w:rPr>
          <w:delText>-</w:delText>
        </w:r>
      </w:del>
      <w:r>
        <w:rPr>
          <w:rFonts w:cs="Times New Roman"/>
        </w:rPr>
        <w:t>size changes</w:t>
      </w:r>
      <w:ins w:id="97" w:author="Ian" w:date="2019-04-30T13:29:00Z">
        <w:r>
          <w:rPr>
            <w:rFonts w:cs="Times New Roman"/>
          </w:rPr>
          <w:t>,</w:t>
        </w:r>
      </w:ins>
      <w:r>
        <w:rPr>
          <w:rFonts w:cs="Times New Roman"/>
        </w:rPr>
        <w:t xml:space="preserve"> </w:t>
      </w:r>
      <w:del w:id="98" w:author="Ian" w:date="2019-04-30T13:29:00Z">
        <w:r>
          <w:rPr>
            <w:rFonts w:cs="Times New Roman"/>
          </w:rPr>
          <w:delText>(</w:delText>
        </w:r>
      </w:del>
      <w:r>
        <w:rPr>
          <w:rFonts w:cs="Times New Roman"/>
        </w:rPr>
        <w:t>which can be exponential, cyclical, stochastic, or custom-defined</w:t>
      </w:r>
      <w:ins w:id="99" w:author="Ian" w:date="2019-04-30T13:29:00Z">
        <w:r>
          <w:rPr>
            <w:rFonts w:cs="Times New Roman"/>
          </w:rPr>
          <w:t>,</w:t>
        </w:r>
      </w:ins>
      <w:del w:id="100" w:author="Ian" w:date="2019-04-30T13:29:00Z">
        <w:r>
          <w:rPr>
            <w:rFonts w:cs="Times New Roman"/>
          </w:rPr>
          <w:delText>)</w:delText>
        </w:r>
      </w:del>
      <w:r>
        <w:rPr>
          <w:rFonts w:cs="Times New Roman"/>
        </w:rPr>
        <w:t xml:space="preserve"> and changes to demographic and life</w:t>
      </w:r>
      <w:ins w:id="101" w:author="Ian" w:date="2019-04-30T13:30:00Z">
        <w:r>
          <w:rPr>
            <w:rFonts w:cs="Times New Roman"/>
          </w:rPr>
          <w:t xml:space="preserve"> </w:t>
        </w:r>
      </w:ins>
      <w:del w:id="102" w:author="Ian" w:date="2019-04-30T13:30:00Z">
        <w:r>
          <w:rPr>
            <w:rFonts w:cs="Times New Roman"/>
          </w:rPr>
          <w:delText>-</w:delText>
        </w:r>
      </w:del>
      <w:r>
        <w:rPr>
          <w:rFonts w:cs="Times New Roman"/>
        </w:rPr>
        <w:t>history parameters.</w:t>
      </w:r>
    </w:p>
    <w:p>
      <w:pPr>
        <w:pStyle w:val="TextBody"/>
        <w:spacing w:lineRule="auto" w:line="480" w:before="0" w:after="0"/>
        <w:pPrChange w:id="0" w:author="Ian" w:date="2019-04-30T12:53:00Z">
          <w:pPr>
            <w:spacing w:lineRule="auto" w:line="480"/>
          </w:pPr>
        </w:pPrChange>
        <w:rPr>
          <w:rFonts w:cs="Times New Roman"/>
        </w:rPr>
      </w:pPr>
      <w:r>
        <w:rPr>
          <w:rFonts w:cs="Times New Roman"/>
        </w:rPr>
        <w:tab/>
        <w:t xml:space="preserve">Each individual in a species is described by an x,y location, a sex, an age (or </w:t>
      </w:r>
      <w:ins w:id="103" w:author="Ian" w:date="2019-04-30T13:35:00Z">
        <w:r>
          <w:rPr>
            <w:rFonts w:cs="Times New Roman"/>
          </w:rPr>
          <w:t xml:space="preserve">life history </w:t>
        </w:r>
      </w:ins>
      <w:r>
        <w:rPr>
          <w:rFonts w:cs="Times New Roman"/>
        </w:rPr>
        <w:t>stage), a genome</w:t>
      </w:r>
      <w:del w:id="104" w:author="Ian" w:date="2019-04-30T13:35:00Z">
        <w:r>
          <w:rPr>
            <w:rFonts w:cs="Times New Roman"/>
          </w:rPr>
          <w:delText xml:space="preserve"> (optionally)</w:delText>
        </w:r>
      </w:del>
      <w:r>
        <w:rPr>
          <w:rFonts w:cs="Times New Roman"/>
        </w:rPr>
        <w:t xml:space="preserve">, and a phenotype for any traits assigned to the species. </w:t>
      </w:r>
      <w:del w:id="105" w:author="Ian" w:date="2019-04-30T13:31:00Z">
        <w:r>
          <w:rPr>
            <w:rFonts w:cs="Times New Roman"/>
          </w:rPr>
          <w:delText xml:space="preserve">(It is worth noting </w:delText>
        </w:r>
      </w:del>
      <w:r>
        <w:rPr/>
        <w:commentReference w:id="25"/>
      </w:r>
      <w:r>
        <w:rPr/>
        <w:commentReference w:id="26"/>
      </w:r>
      <w:r>
        <w:rPr>
          <w:rFonts w:cs="Times New Roman"/>
        </w:rPr>
        <w:t xml:space="preserve">that species are collected into objects called communities, which for most models will consist only of a single species, but which provides a framework for the advanced user to code inter-species interactions for multi-species models; this is a functionality that we hope </w:t>
      </w:r>
      <w:r>
        <w:rPr/>
        <w:commentReference w:id="27"/>
      </w:r>
      <w:r>
        <w:rPr/>
        <w:commentReference w:id="28"/>
      </w:r>
      <w:r>
        <w:rPr>
          <w:rFonts w:cs="Times New Roman"/>
        </w:rPr>
        <w:t>to build into future versions of the software.)</w:t>
      </w:r>
    </w:p>
    <w:p>
      <w:pPr>
        <w:pStyle w:val="TextBody"/>
        <w:spacing w:lineRule="auto" w:line="480" w:before="0" w:after="0"/>
        <w:pPrChange w:id="0" w:author="Ian" w:date="2019-04-30T12:53:00Z">
          <w:pPr>
            <w:spacing w:lineRule="auto" w:line="480"/>
          </w:pPr>
        </w:pPrChange>
        <w:rPr/>
      </w:pPr>
      <w:del w:id="106" w:author="Ian" w:date="2019-04-30T13:36:00Z">
        <w:r>
          <w:rPr>
            <w:rFonts w:cs="Times New Roman"/>
          </w:rPr>
          <w:delText>Each individual has a diploid</w:delText>
        </w:r>
      </w:del>
      <w:r>
        <w:rPr>
          <w:rFonts w:cs="Times New Roman"/>
        </w:rPr>
        <w:t xml:space="preserve">The genome is diploid and consists of any number of </w:t>
      </w:r>
      <w:r>
        <w:rPr/>
      </w:r>
      <m:oMath xmlns:m="http://schemas.openxmlformats.org/officeDocument/2006/math"/>
      <w:r>
        <w:rPr>
          <w:rFonts w:cs="Times New Roman"/>
        </w:rPr>
        <w:t xml:space="preserve"> </w:t>
      </w:r>
      <w:r>
        <w:rPr/>
        <w:commentReference w:id="29"/>
      </w:r>
      <w:r>
        <w:rPr/>
        <w:commentReference w:id="30"/>
      </w:r>
      <w:r>
        <w:rPr>
          <w:rFonts w:cs="Times New Roman"/>
        </w:rPr>
        <w:t xml:space="preserve">diallelic loci. These loci can be treated as representing either a contiguous haplotype block or a set of discrete </w:t>
      </w:r>
      <w:commentRangeStart w:id="31"/>
      <w:r>
        <w:rPr>
          <w:rFonts w:cs="Times New Roman"/>
        </w:rPr>
        <w:t>unlinked markers</w:t>
      </w:r>
      <w:r>
        <w:rPr>
          <w:rFonts w:cs="Times New Roman"/>
        </w:rPr>
      </w:r>
      <w:commentRangeEnd w:id="31"/>
      <w:r>
        <w:commentReference w:id="31"/>
      </w:r>
      <w:r>
        <w:rPr/>
        <w:commentReference w:id="32"/>
      </w:r>
      <w:r>
        <w:rPr>
          <w:rFonts w:cs="Times New Roman"/>
        </w:rPr>
        <w:t xml:space="preserve">, depending on the map of recombination rates assigned to the genome. (For simplicity’s sake, we refer to these loci herein, and in the software generally, as ‘the genome’.) Genomes are initially assigned based on a species’ genomic architecture—an object containing parameters that describing all simulated loci. These parameters include the starting allele frequencies and </w:t>
      </w:r>
      <w:commentRangeStart w:id="33"/>
      <w:r>
        <w:rPr>
          <w:rFonts w:cs="Times New Roman"/>
        </w:rPr>
        <w:t xml:space="preserve">dominance values </w:t>
      </w:r>
      <w:r>
        <w:rPr>
          <w:rFonts w:cs="Times New Roman"/>
        </w:rPr>
      </w:r>
      <w:commentRangeEnd w:id="33"/>
      <w:r>
        <w:commentReference w:id="33"/>
      </w:r>
      <w:r>
        <w:rPr>
          <w:rFonts w:cs="Times New Roman"/>
        </w:rPr>
        <w:t>for all loci and, the inter-locus recombination rates across the genome. Separate chromosomes or unlinked SNPs can be modeled by providing a list of chromosome lengths, between which the recombination rate is set to 0.5, ensuring independent assortment.</w:t>
      </w:r>
    </w:p>
    <w:p>
      <w:pPr>
        <w:pStyle w:val="TextBody"/>
        <w:spacing w:lineRule="auto" w:line="480" w:before="0" w:after="0"/>
        <w:pPrChange w:id="0" w:author="Ian" w:date="2019-04-30T12:53:00Z">
          <w:pPr>
            <w:spacing w:lineRule="auto" w:line="480"/>
          </w:pPr>
        </w:pPrChange>
        <w:rPr>
          <w:rFonts w:cs="Times New Roman"/>
        </w:rPr>
      </w:pPr>
      <w:r>
        <w:rPr>
          <w:rFonts w:cs="Times New Roman"/>
        </w:rPr>
        <w:tab/>
      </w:r>
      <w:ins w:id="107" w:author="Ian" w:date="2019-04-30T15:08:00Z">
        <w:r>
          <w:rPr>
            <w:rFonts w:cs="Times New Roman"/>
          </w:rPr>
          <w:t>The</w:t>
        </w:r>
      </w:ins>
      <w:del w:id="108" w:author="Ian" w:date="2019-04-30T15:08:00Z">
        <w:r>
          <w:rPr>
            <w:rFonts w:cs="Times New Roman"/>
          </w:rPr>
          <w:delText>A</w:delText>
        </w:r>
      </w:del>
      <w:r>
        <w:rPr>
          <w:rFonts w:cs="Times New Roman"/>
        </w:rPr>
        <w:t xml:space="preserve"> genomic architecture can also stipulate any number of</w:t>
      </w:r>
      <w:ins w:id="109" w:author="Ian" w:date="2019-04-30T14:38:00Z">
        <w:r>
          <w:rPr>
            <w:rFonts w:cs="Times New Roman"/>
          </w:rPr>
          <w:t xml:space="preserve"> continuous</w:t>
        </w:r>
      </w:ins>
      <w:r>
        <w:rPr>
          <w:rFonts w:cs="Times New Roman"/>
        </w:rPr>
        <w:t xml:space="preserve"> </w:t>
      </w:r>
      <w:ins w:id="110" w:author="Ian" w:date="2019-04-30T14:34:00Z">
        <w:r>
          <w:rPr>
            <w:rFonts w:cs="Times New Roman"/>
          </w:rPr>
          <w:t>p</w:t>
        </w:r>
      </w:ins>
      <w:ins w:id="111" w:author="Ian" w:date="2019-04-30T14:34:00Z">
        <w:commentRangeStart w:id="34"/>
        <w:r>
          <w:rPr>
            <w:rFonts w:cs="Times New Roman"/>
          </w:rPr>
          <w:t xml:space="preserve">henotypic </w:t>
        </w:r>
      </w:ins>
      <w:r>
        <w:rPr>
          <w:rFonts w:cs="Times New Roman"/>
        </w:rPr>
        <w:t>traits</w:t>
      </w:r>
      <w:r>
        <w:rPr>
          <w:rFonts w:cs="Times New Roman"/>
        </w:rPr>
      </w:r>
      <w:ins w:id="112" w:author="Ian" w:date="2019-04-30T14:38:00Z">
        <w:commentRangeEnd w:id="34"/>
        <w:r>
          <w:commentReference w:id="34"/>
        </w:r>
        <w:r>
          <w:rPr>
            <w:rFonts w:cs="Times New Roman"/>
          </w:rPr>
          <w:t xml:space="preserve">, </w:t>
        </w:r>
      </w:ins>
      <w:ins w:id="113" w:author="Ian" w:date="2019-04-30T14:38:00Z">
        <w:r>
          <w:rPr>
            <w:rFonts w:cs="Times New Roman"/>
          </w:rPr>
          <w:t xml:space="preserve">which </w:t>
        </w:r>
      </w:ins>
      <w:del w:id="114" w:author="Ian" w:date="2019-04-30T14:38:00Z">
        <w:r>
          <w:rPr>
            <w:rFonts w:cs="Times New Roman"/>
          </w:rPr>
          <w:delText xml:space="preserve"> for a species. Traits </w:delText>
        </w:r>
      </w:del>
      <w:r>
        <w:rPr>
          <w:rFonts w:cs="Times New Roman"/>
        </w:rPr>
        <w:t>can be mono</w:t>
      </w:r>
      <w:ins w:id="115" w:author="Ian" w:date="2019-04-30T14:34:00Z">
        <w:r>
          <w:rPr>
            <w:rFonts w:cs="Times New Roman"/>
          </w:rPr>
          <w:t>genic</w:t>
        </w:r>
      </w:ins>
      <w:del w:id="116" w:author="Ian" w:date="2019-04-30T14:34:00Z">
        <w:r>
          <w:rPr>
            <w:rFonts w:cs="Times New Roman"/>
          </w:rPr>
          <w:delText>-</w:delText>
        </w:r>
      </w:del>
      <w:r>
        <w:rPr>
          <w:rFonts w:cs="Times New Roman"/>
        </w:rPr>
        <w:t xml:space="preserve"> or </w:t>
      </w:r>
      <w:ins w:id="117" w:author="Ian" w:date="2019-04-30T14:39:00Z">
        <w:r>
          <w:rPr>
            <w:rFonts w:cs="Times New Roman"/>
          </w:rPr>
          <w:t>poly</w:t>
        </w:r>
      </w:ins>
      <w:del w:id="118" w:author="Ian" w:date="2019-04-30T14:39:00Z">
        <w:r>
          <w:rPr>
            <w:rFonts w:cs="Times New Roman"/>
          </w:rPr>
          <w:delText>multi</w:delText>
        </w:r>
      </w:del>
      <w:r>
        <w:rPr>
          <w:rFonts w:cs="Times New Roman"/>
        </w:rPr>
        <w:t>genic</w:t>
      </w:r>
      <w:del w:id="119" w:author="Ian" w:date="2019-04-30T14:34:00Z">
        <w:r>
          <w:rPr>
            <w:rFonts w:cs="Times New Roman"/>
          </w:rPr>
          <w:delText>,</w:delText>
        </w:r>
      </w:del>
      <w:r>
        <w:rPr>
          <w:rFonts w:cs="Times New Roman"/>
        </w:rPr>
        <w:t xml:space="preserve"> and are quantitative </w:t>
      </w:r>
      <w:r>
        <w:rPr/>
        <w:commentReference w:id="35"/>
      </w:r>
      <w:r>
        <w:rPr/>
        <w:commentReference w:id="36"/>
      </w:r>
      <w:r>
        <w:rPr>
          <w:rFonts w:cs="Times New Roman"/>
        </w:rPr>
        <w:t>and continuously valued. Each trait is defined by a set of loci that underpin itcomprise its genetic basis, the effect sizes of those loci, and a selection coefficient, (which can be heterogeneous or homogeneous in both space and time). The genomic architecture can also set type-specific mutation rates for three types of Mmutations, which  are of three types: neutral,; deleterious, which universally decrease an individual’s fitness);  and potentially adaptive.  Neutral mutations can be introduced to....  Deleterious mutations universally decrease an individual's fitness, and potentially advantageous mutationstrait-affecting, which influence an individual’s phenotype, with the resulting fitness effect determined by the individual’s local environment. All three mutation types are controlled by type-specific mutation rates (additional parameters within the genomic architecture, any or all of which can be set to zero)</w:t>
      </w:r>
      <w:bookmarkStart w:id="4" w:name="__DdeLink__3198_998174680"/>
      <w:bookmarkEnd w:id="4"/>
      <w:r>
        <w:rPr>
          <w:rFonts w:cs="Times New Roman"/>
        </w:rPr>
        <w:t>. (To simulate complex, specific genomic architectures, users can provide a CSV-formatted file defining the architecture locus by locus. For details, see the documentation.)</w:t>
      </w:r>
    </w:p>
    <w:p>
      <w:pPr>
        <w:pStyle w:val="Heading3"/>
        <w:numPr>
          <w:ilvl w:val="2"/>
          <w:numId w:val="3"/>
        </w:numPr>
        <w:tabs>
          <w:tab w:val="clear" w:pos="720"/>
          <w:tab w:val="left" w:pos="0" w:leader="none"/>
        </w:tabs>
        <w:spacing w:lineRule="auto" w:line="480" w:before="0" w:after="0"/>
        <w:rPr>
          <w:rFonts w:ascii="Times New Roman" w:hAnsi="Times New Roman" w:cs="Times New Roman"/>
          <w:b w:val="false"/>
          <w:b w:val="false"/>
          <w:bCs w:val="false"/>
          <w:sz w:val="24"/>
          <w:szCs w:val="24"/>
          <w:u w:val="single"/>
        </w:rPr>
      </w:pPr>
      <w:del w:id="120" w:author="Ian" w:date="2019-04-29T12:21:00Z">
        <w:r>
          <w:rPr>
            <w:rFonts w:cs="Times New Roman" w:ascii="Times New Roman" w:hAnsi="Times New Roman"/>
            <w:b w:val="false"/>
            <w:bCs w:val="false"/>
            <w:sz w:val="24"/>
            <w:szCs w:val="24"/>
            <w:u w:val="single"/>
          </w:rPr>
          <w:delText>Landscape</w:delText>
        </w:r>
      </w:del>
    </w:p>
    <w:p>
      <w:pPr>
        <w:pStyle w:val="Heading3"/>
        <w:numPr>
          <w:ilvl w:val="2"/>
          <w:numId w:val="3"/>
        </w:numPr>
        <w:tabs>
          <w:tab w:val="clear" w:pos="720"/>
          <w:tab w:val="left" w:pos="0" w:leader="none"/>
        </w:tabs>
        <w:spacing w:lineRule="auto" w:line="480" w:before="0" w:after="0"/>
        <w:rPr/>
      </w:pPr>
      <w:del w:id="121" w:author="Ian" w:date="2019-04-30T15:25:00Z">
        <w:r>
          <w:rPr>
            <w:rFonts w:cs="Times New Roman"/>
          </w:rPr>
          <w:delText>Aside from the species, the other core component in a Geonomics model is the landscape</w:delText>
        </w:r>
      </w:del>
      <w:r>
        <w:rPr/>
        <w:commentReference w:id="37"/>
      </w:r>
      <w:r>
        <w:rPr/>
        <w:commentReference w:id="38"/>
      </w:r>
      <w:del w:id="122" w:author="Ian" w:date="2019-04-30T15:25:00Z">
        <w:r>
          <w:rPr>
            <w:rFonts w:cs="Times New Roman"/>
          </w:rPr>
          <w:delText xml:space="preserve">. </w:delText>
        </w:r>
      </w:del>
      <w:ins w:id="123" w:author="Ian" w:date="2019-04-30T15:27:00Z">
        <w:r>
          <w:rPr>
            <w:rFonts w:cs="Times New Roman"/>
          </w:rPr>
          <w:tab/>
          <w:t>The second major component, the</w:t>
        </w:r>
      </w:ins>
      <w:del w:id="124" w:author="Ian" w:date="2019-04-30T15:27:00Z">
        <w:r>
          <w:rPr>
            <w:rFonts w:cs="Times New Roman"/>
          </w:rPr>
          <w:delText>A</w:delText>
        </w:r>
      </w:del>
      <w:r>
        <w:rPr>
          <w:rFonts w:cs="Times New Roman"/>
        </w:rPr>
        <w:t xml:space="preserve"> landscape</w:t>
      </w:r>
      <w:ins w:id="125" w:author="Ian" w:date="2019-04-30T15:28:00Z">
        <w:r>
          <w:rPr>
            <w:rFonts w:cs="Times New Roman"/>
          </w:rPr>
          <w:t>,</w:t>
        </w:r>
      </w:ins>
      <w:r>
        <w:rPr>
          <w:rFonts w:cs="Times New Roman"/>
        </w:rPr>
        <w:t xml:space="preserve"> is a stack of an </w:t>
      </w:r>
      <w:del w:id="126" w:author="Ian" w:date="2019-04-30T15:28:00Z">
        <w:r>
          <w:rPr>
            <w:rFonts w:cs="Times New Roman"/>
          </w:rPr>
          <w:delText xml:space="preserve">arbitrary </w:delText>
        </w:r>
      </w:del>
      <w:ins w:id="127" w:author="Ian" w:date="2019-04-30T15:28:00Z">
        <w:r>
          <w:rPr>
            <w:rFonts w:cs="Times New Roman"/>
          </w:rPr>
          <w:t xml:space="preserve">any </w:t>
        </w:r>
      </w:ins>
      <w:r>
        <w:rPr>
          <w:rFonts w:cs="Times New Roman"/>
        </w:rPr>
        <w:t xml:space="preserve">number of </w:t>
      </w:r>
      <w:ins w:id="128" w:author="Ian" w:date="2019-04-30T15:28:00Z">
        <w:r>
          <w:rPr>
            <w:rFonts w:cs="Times New Roman"/>
          </w:rPr>
          <w:t xml:space="preserve">environmental raster </w:t>
        </w:r>
      </w:ins>
      <w:r>
        <w:rPr>
          <w:rFonts w:cs="Times New Roman"/>
        </w:rPr>
        <w:t>layers</w:t>
      </w:r>
      <w:del w:id="129" w:author="Ian" w:date="2019-04-30T15:28:00Z">
        <w:r>
          <w:rPr>
            <w:rFonts w:cs="Times New Roman"/>
          </w:rPr>
          <w:delText xml:space="preserve"> (i.e. environmental variables), each represented by a raster of normalized values (</w:delText>
        </w:r>
      </w:del>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value</m:t>
        </m:r>
        <m:r>
          <w:rPr>
            <w:rFonts w:ascii="Cambria Math" w:hAnsi="Cambria Math"/>
          </w:rPr>
          <m:t xml:space="preserve">≤</m:t>
        </m:r>
        <m:r>
          <w:rPr>
            <w:rFonts w:ascii="Cambria Math" w:hAnsi="Cambria Math"/>
          </w:rPr>
          <m:t xml:space="preserve">1</m:t>
        </m:r>
      </m:oMath>
      <w:del w:id="130" w:author="Ian" w:date="2019-04-30T15:28:00Z">
        <w:r>
          <w:rPr>
            <w:rFonts w:cs="Times New Roman"/>
          </w:rPr>
          <w:delText>)</w:delText>
        </w:r>
      </w:del>
      <w:r>
        <w:rPr>
          <w:rFonts w:cs="Times New Roman"/>
        </w:rPr>
        <w:t xml:space="preserve">. </w:t>
      </w:r>
      <w:commentRangeStart w:id="39"/>
      <w:r>
        <w:rPr>
          <w:rFonts w:cs="Times New Roman"/>
        </w:rPr>
        <w:t>Each layer can be programmed to serve as the basis for any of a number of model components: 1</w:t>
      </w:r>
      <w:ins w:id="131" w:author="Ian" w:date="2019-04-30T15:29:00Z">
        <w:r>
          <w:rPr>
            <w:rFonts w:cs="Times New Roman"/>
          </w:rPr>
          <w:t>)</w:t>
        </w:r>
      </w:ins>
      <w:del w:id="132" w:author="Ian" w:date="2019-04-30T15:29:00Z">
        <w:r>
          <w:rPr>
            <w:rFonts w:cs="Times New Roman"/>
          </w:rPr>
          <w:delText>.</w:delText>
        </w:r>
      </w:del>
      <w:r>
        <w:rPr>
          <w:rFonts w:cs="Times New Roman"/>
        </w:rPr>
        <w:t xml:space="preserve"> the raster of cell-wise carrying</w:t>
      </w:r>
      <w:ins w:id="133" w:author="Ian" w:date="2019-04-30T15:28:00Z">
        <w:r>
          <w:rPr>
            <w:rFonts w:cs="Times New Roman"/>
          </w:rPr>
          <w:t xml:space="preserve"> </w:t>
        </w:r>
      </w:ins>
      <w:del w:id="134" w:author="Ian" w:date="2019-04-30T15:28:00Z">
        <w:r>
          <w:rPr>
            <w:rFonts w:cs="Times New Roman"/>
          </w:rPr>
          <w:delText>-</w:delText>
        </w:r>
      </w:del>
      <w:r>
        <w:rPr/>
        <w:commentReference w:id="40"/>
      </w:r>
      <w:r>
        <w:rPr/>
        <w:commentReference w:id="41"/>
      </w:r>
      <w:r>
        <w:rPr>
          <w:rFonts w:cs="Times New Roman"/>
        </w:rPr>
        <w:t>capacities controlling the population density of a species; 2. the resistance surface controlling the realistic movement of individuals and/or dispersal of offspring across the landscape; 3. the selective force acting on one or more traits of one or more species.</w:t>
      </w:r>
      <w:r>
        <w:rPr>
          <w:rFonts w:cs="Times New Roman"/>
        </w:rPr>
      </w:r>
      <w:commentRangeEnd w:id="39"/>
      <w:r>
        <w:commentReference w:id="39"/>
      </w:r>
      <w:r>
        <w:rPr/>
        <w:commentReference w:id="42"/>
      </w:r>
    </w:p>
    <w:p>
      <w:pPr>
        <w:pStyle w:val="TextBody"/>
        <w:spacing w:lineRule="auto" w:line="480" w:before="0" w:after="0"/>
        <w:pPrChange w:id="0" w:author="Ian" w:date="2019-04-30T12:53:00Z">
          <w:pPr>
            <w:spacing w:lineRule="auto" w:line="480"/>
          </w:pPr>
        </w:pPrChange>
        <w:rPr/>
      </w:pPr>
      <w:r>
        <w:rPr>
          <w:rFonts w:cs="Times New Roman"/>
        </w:rPr>
        <w:tab/>
        <w:t xml:space="preserve">Each layer of a landscape can be programmed to undergo any number of arbitrarily complex environmental change events during each model run. </w:t>
      </w:r>
      <w:commentRangeStart w:id="43"/>
      <w:r>
        <w:rPr>
          <w:rFonts w:cs="Times New Roman"/>
        </w:rPr>
        <w:t>The changes they produce will in turn affect the simulation by way of any species on the landscape for which that layer plays a role in its population dynamics, movement, dispersal, or natural selection</w:t>
      </w:r>
      <w:r>
        <w:rPr>
          <w:rFonts w:cs="Times New Roman"/>
        </w:rPr>
      </w:r>
      <w:commentRangeEnd w:id="43"/>
      <w:r>
        <w:commentReference w:id="43"/>
      </w:r>
      <w:r>
        <w:rPr>
          <w:rFonts w:cs="Times New Roman"/>
        </w:rPr>
        <w:t>. Each event is defined by the time</w:t>
      </w:r>
      <w:ins w:id="135" w:author="Ian" w:date="2019-04-30T15:30:00Z">
        <w:r>
          <w:rPr>
            <w:rFonts w:cs="Times New Roman"/>
          </w:rPr>
          <w:t xml:space="preserve"> </w:t>
        </w:r>
      </w:ins>
      <w:r>
        <w:rPr>
          <w:rFonts w:cs="Times New Roman"/>
        </w:rPr>
        <w:t>steps over which it unfolds</w:t>
      </w:r>
      <w:del w:id="136" w:author="Ian" w:date="2019-04-30T15:30:00Z">
        <w:r>
          <w:rPr>
            <w:rFonts w:cs="Times New Roman"/>
          </w:rPr>
          <w:delText>,</w:delText>
        </w:r>
      </w:del>
      <w:r>
        <w:rPr>
          <w:rFonts w:cs="Times New Roman"/>
        </w:rPr>
        <w:t xml:space="preserve"> and </w:t>
      </w:r>
      <w:commentRangeStart w:id="44"/>
      <w:r>
        <w:rPr>
          <w:rFonts w:cs="Times New Roman"/>
        </w:rPr>
        <w:t>either the terminal raster of the event (with intermediate rasters being linearly interpolated) or a directory containing the stepwise time</w:t>
      </w:r>
      <w:ins w:id="137" w:author="Ian" w:date="2019-04-30T15:30:00Z">
        <w:r>
          <w:rPr>
            <w:rFonts w:cs="Times New Roman"/>
          </w:rPr>
          <w:t xml:space="preserve"> </w:t>
        </w:r>
      </w:ins>
      <w:del w:id="138" w:author="Ian" w:date="2019-04-30T15:30:00Z">
        <w:r>
          <w:rPr>
            <w:rFonts w:cs="Times New Roman"/>
          </w:rPr>
          <w:delText>-</w:delText>
        </w:r>
      </w:del>
      <w:r>
        <w:rPr>
          <w:rFonts w:cs="Times New Roman"/>
        </w:rPr>
        <w:t>series of rasters pertaining to the event</w:t>
      </w:r>
      <w:r>
        <w:rPr>
          <w:rFonts w:cs="Times New Roman"/>
        </w:rPr>
      </w:r>
      <w:commentRangeEnd w:id="44"/>
      <w:r>
        <w:commentReference w:id="44"/>
      </w:r>
      <w:r>
        <w:rPr>
          <w:rFonts w:cs="Times New Roman"/>
        </w:rPr>
        <w:t xml:space="preserve">. The latter </w:t>
      </w:r>
      <w:del w:id="139" w:author="Ian" w:date="2019-04-30T15:31:00Z">
        <w:r>
          <w:rPr>
            <w:rFonts w:cs="Times New Roman"/>
          </w:rPr>
          <w:delText xml:space="preserve">option </w:delText>
        </w:r>
      </w:del>
      <w:r>
        <w:rPr>
          <w:rFonts w:cs="Times New Roman"/>
        </w:rPr>
        <w:t xml:space="preserve">makes it extremely easy to simulate evolution on real-world rasters undergoing </w:t>
      </w:r>
      <w:commentRangeStart w:id="45"/>
      <w:r>
        <w:rPr>
          <w:rFonts w:cs="Times New Roman"/>
        </w:rPr>
        <w:t>real</w:t>
      </w:r>
      <w:r>
        <w:rPr>
          <w:rFonts w:cs="Times New Roman"/>
        </w:rPr>
      </w:r>
      <w:commentRangeEnd w:id="45"/>
      <w:r>
        <w:commentReference w:id="45"/>
      </w:r>
      <w:r>
        <w:rPr/>
        <w:commentReference w:id="46"/>
      </w:r>
      <w:r>
        <w:rPr>
          <w:rFonts w:cs="Times New Roman"/>
        </w:rPr>
        <w:t>, non-linear, spatially heterogeneous environmental change.</w:t>
      </w:r>
    </w:p>
    <w:p>
      <w:pPr>
        <w:pStyle w:val="TextBody"/>
        <w:spacing w:lineRule="auto" w:line="480" w:before="0" w:after="0"/>
        <w:rPr>
          <w:rFonts w:cs="Times New Roman"/>
        </w:rPr>
      </w:pPr>
      <w:r>
        <w:rPr>
          <w:rFonts w:cs="Times New Roman"/>
        </w:rPr>
      </w:r>
    </w:p>
    <w:p>
      <w:pPr>
        <w:pStyle w:val="Heading2"/>
        <w:numPr>
          <w:ilvl w:val="1"/>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b w:val="false"/>
          <w:b w:val="false"/>
          <w:sz w:val="24"/>
          <w:szCs w:val="24"/>
        </w:rPr>
      </w:pPr>
      <w:bookmarkStart w:id="5" w:name="operations"/>
      <w:r>
        <w:rPr>
          <w:rFonts w:cs="Times New Roman" w:ascii="Times New Roman" w:hAnsi="Times New Roman"/>
          <w:b w:val="false"/>
          <w:sz w:val="24"/>
          <w:szCs w:val="24"/>
        </w:rPr>
        <w:t>Operations</w:t>
      </w:r>
      <w:bookmarkEnd w:id="5"/>
    </w:p>
    <w:p>
      <w:pPr>
        <w:pStyle w:val="Firstparagraph"/>
        <w:spacing w:lineRule="auto" w:line="480"/>
        <w:rPr/>
      </w:pPr>
      <w:ins w:id="140" w:author="Ian" w:date="2019-04-26T12:39:00Z">
        <w:r>
          <w:rPr>
            <w:rFonts w:cs="Times New Roman"/>
          </w:rPr>
          <w:tab/>
        </w:r>
      </w:ins>
      <w:r>
        <w:rPr>
          <w:rFonts w:cs="Times New Roman"/>
        </w:rPr>
        <w:t xml:space="preserve">A Geonomics model can be run for any number of runs, with each run creating its own separate subdirectory of output. </w:t>
      </w:r>
      <w:commentRangeStart w:id="47"/>
      <w:r>
        <w:rPr>
          <w:rFonts w:cs="Times New Roman"/>
        </w:rPr>
        <w:t>At the start of each run, the model is burned in</w:t>
      </w:r>
      <w:del w:id="141" w:author="Ian" w:date="2019-04-30T15:33:00Z">
        <w:r>
          <w:rPr>
            <w:rFonts w:cs="Times New Roman"/>
          </w:rPr>
          <w:delText>.</w:delText>
        </w:r>
      </w:del>
      <w:r>
        <w:rPr>
          <w:rFonts w:cs="Times New Roman"/>
        </w:rPr>
        <w:t xml:space="preserve"> </w:t>
      </w:r>
      <w:del w:id="142" w:author="Ian" w:date="2019-04-30T15:33:00Z">
        <w:r>
          <w:rPr>
            <w:rFonts w:cs="Times New Roman"/>
          </w:rPr>
          <w:delText xml:space="preserve">This is accomplished </w:delText>
        </w:r>
      </w:del>
      <w:r>
        <w:rPr>
          <w:rFonts w:cs="Times New Roman"/>
        </w:rPr>
        <w:t>by iterating time</w:t>
      </w:r>
      <w:ins w:id="143" w:author="Ian" w:date="2019-04-30T15:33:00Z">
        <w:r>
          <w:rPr>
            <w:rFonts w:cs="Times New Roman"/>
          </w:rPr>
          <w:t xml:space="preserve"> </w:t>
        </w:r>
      </w:ins>
      <w:r>
        <w:rPr>
          <w:rFonts w:cs="Times New Roman"/>
        </w:rPr>
        <w:t xml:space="preserve">steps, without genomes </w:t>
      </w:r>
      <w:del w:id="144" w:author="Ian" w:date="2019-04-30T15:34:00Z">
        <w:r>
          <w:rPr>
            <w:rFonts w:cs="Times New Roman"/>
          </w:rPr>
          <w:delText xml:space="preserve">and </w:delText>
        </w:r>
      </w:del>
      <w:ins w:id="145" w:author="Ian" w:date="2019-04-30T15:34:00Z">
        <w:r>
          <w:rPr>
            <w:rFonts w:cs="Times New Roman"/>
          </w:rPr>
          <w:t xml:space="preserve">or </w:t>
        </w:r>
      </w:ins>
      <w:del w:id="146" w:author="Ian" w:date="2019-04-30T15:34:00Z">
        <w:r>
          <w:rPr>
            <w:rFonts w:cs="Times New Roman"/>
          </w:rPr>
          <w:delText xml:space="preserve">natural </w:delText>
        </w:r>
      </w:del>
      <w:r>
        <w:rPr>
          <w:rFonts w:cs="Times New Roman"/>
        </w:rPr>
        <w:t xml:space="preserve">selection, until </w:t>
      </w:r>
      <w:del w:id="147" w:author="Ian" w:date="2019-04-30T15:34:00Z">
        <w:r>
          <w:rPr>
            <w:rFonts w:cs="Times New Roman"/>
          </w:rPr>
          <w:delText xml:space="preserve">a series of </w:delText>
        </w:r>
      </w:del>
      <w:r>
        <w:rPr>
          <w:rFonts w:cs="Times New Roman"/>
        </w:rPr>
        <w:t xml:space="preserve">statistical tests for temporal and spatial stability in population size </w:t>
      </w:r>
      <w:ins w:id="148" w:author="Unknown Author" w:date="2019-05-06T15:29:36Z">
        <w:r>
          <w:rPr>
            <w:rFonts w:cs="Times New Roman"/>
          </w:rPr>
          <w:t>are</w:t>
        </w:r>
      </w:ins>
      <w:del w:id="149" w:author="Unknown Author" w:date="2019-05-06T15:29:35Z">
        <w:r>
          <w:rPr>
            <w:rFonts w:cs="Times New Roman"/>
          </w:rPr>
          <w:delText>is</w:delText>
        </w:r>
      </w:del>
      <w:r>
        <w:rPr>
          <w:rFonts w:cs="Times New Roman"/>
        </w:rPr>
        <w:t xml:space="preserve"> passed.</w:t>
      </w:r>
      <w:r>
        <w:rPr>
          <w:rFonts w:cs="Times New Roman"/>
        </w:rPr>
      </w:r>
      <w:commentRangeEnd w:id="47"/>
      <w:r>
        <w:commentReference w:id="47"/>
      </w:r>
      <w:r>
        <w:rPr>
          <w:rFonts w:cs="Times New Roman"/>
        </w:rPr>
        <w:t xml:space="preserve"> These tests include a time-lagged t-test of mean population size</w:t>
      </w:r>
      <w:ins w:id="150" w:author="Ian" w:date="2019-04-30T15:35:00Z">
        <w:r>
          <w:rPr>
            <w:rFonts w:cs="Times New Roman"/>
          </w:rPr>
          <w:t>,</w:t>
        </w:r>
      </w:ins>
      <w:del w:id="151" w:author="Ian" w:date="2019-04-30T15:35:00Z">
        <w:r>
          <w:rPr>
            <w:rFonts w:cs="Times New Roman"/>
          </w:rPr>
          <w:delText>;</w:delText>
        </w:r>
      </w:del>
      <w:r>
        <w:rPr/>
        <w:commentReference w:id="48"/>
      </w:r>
      <w:r>
        <w:rPr/>
        <w:commentReference w:id="49"/>
      </w:r>
      <w:r>
        <w:rPr>
          <w:rFonts w:cs="Times New Roman"/>
        </w:rPr>
        <w:t xml:space="preserve"> an augmented Dickey-Fuller test of population size</w:t>
      </w:r>
      <w:ins w:id="152" w:author="Ian" w:date="2019-04-30T15:35:00Z">
        <w:r>
          <w:rPr>
            <w:rFonts w:cs="Times New Roman"/>
          </w:rPr>
          <w:t>,</w:t>
        </w:r>
      </w:ins>
      <w:del w:id="153" w:author="Ian" w:date="2019-04-30T15:35:00Z">
        <w:r>
          <w:rPr>
            <w:rFonts w:cs="Times New Roman"/>
          </w:rPr>
          <w:delText>;</w:delText>
        </w:r>
      </w:del>
      <w:r>
        <w:rPr>
          <w:rFonts w:cs="Times New Roman"/>
        </w:rPr>
        <w:t xml:space="preserve"> and a </w:t>
      </w:r>
      <w:r>
        <w:rPr>
          <w:rFonts w:cs="Times New Roman"/>
          <w:highlight w:val="yellow"/>
        </w:rPr>
        <w:t>STILL NEED TO ADD A SPATIAL TEST</w:t>
      </w:r>
      <w:r>
        <w:rPr>
          <w:rFonts w:cs="Times New Roman"/>
        </w:rPr>
        <w:t xml:space="preserve">. Then, </w:t>
      </w:r>
      <w:del w:id="154" w:author="Ian" w:date="2019-04-30T15:35:00Z">
        <w:r>
          <w:rPr>
            <w:rFonts w:cs="Times New Roman"/>
          </w:rPr>
          <w:delText xml:space="preserve">if genomes are being used, </w:delText>
        </w:r>
      </w:del>
      <w:r>
        <w:rPr>
          <w:rFonts w:cs="Times New Roman"/>
        </w:rPr>
        <w:t xml:space="preserve">each individual has its genome randomly drawn according to the </w:t>
      </w:r>
      <w:del w:id="155" w:author="Ian" w:date="2019-04-30T15:35:00Z">
        <w:r>
          <w:rPr>
            <w:rFonts w:cs="Times New Roman"/>
          </w:rPr>
          <w:delText xml:space="preserve">species’ </w:delText>
        </w:r>
      </w:del>
      <w:r>
        <w:rPr>
          <w:rFonts w:cs="Times New Roman"/>
        </w:rPr>
        <w:t>genomic architecture</w:t>
      </w:r>
      <w:del w:id="156" w:author="Ian" w:date="2019-04-30T15:35:00Z">
        <w:r>
          <w:rPr>
            <w:rFonts w:cs="Times New Roman"/>
          </w:rPr>
          <w:delText>,</w:delText>
        </w:r>
      </w:del>
      <w:r>
        <w:rPr>
          <w:rFonts w:cs="Times New Roman"/>
        </w:rPr>
        <w:t xml:space="preserve"> such that the </w:t>
      </w:r>
      <w:del w:id="157" w:author="Ian" w:date="2019-04-30T15:36:00Z">
        <w:r>
          <w:rPr>
            <w:rFonts w:cs="Times New Roman"/>
          </w:rPr>
          <w:delText>‘</w:delText>
        </w:r>
      </w:del>
      <w:r>
        <w:rPr>
          <w:rFonts w:cs="Times New Roman"/>
        </w:rPr>
        <w:t>main</w:t>
      </w:r>
      <w:del w:id="158" w:author="Ian" w:date="2019-04-30T15:35:00Z">
        <w:r>
          <w:rPr>
            <w:rFonts w:cs="Times New Roman"/>
          </w:rPr>
          <w:delText>’</w:delText>
        </w:r>
      </w:del>
      <w:r>
        <w:rPr>
          <w:rFonts w:cs="Times New Roman"/>
        </w:rPr>
        <w:t xml:space="preserve"> phase of each run begins without population structure. The main phase of the run can run for any number of time</w:t>
      </w:r>
      <w:ins w:id="159" w:author="Ian" w:date="2019-04-30T15:36:00Z">
        <w:r>
          <w:rPr>
            <w:rFonts w:cs="Times New Roman"/>
          </w:rPr>
          <w:t xml:space="preserve"> </w:t>
        </w:r>
      </w:ins>
      <w:commentRangeStart w:id="50"/>
      <w:r>
        <w:rPr>
          <w:rFonts w:cs="Times New Roman"/>
        </w:rPr>
        <w:t>steps</w:t>
      </w:r>
      <w:ins w:id="160" w:author="Ian" w:date="2019-04-30T15:36:00Z">
        <w:r>
          <w:rPr>
            <w:rFonts w:cs="Times New Roman"/>
          </w:rPr>
          <w:t>,</w:t>
        </w:r>
      </w:ins>
      <w:del w:id="161" w:author="Ian" w:date="2019-04-30T15:36:00Z">
        <w:r>
          <w:rPr>
            <w:rFonts w:cs="Times New Roman"/>
          </w:rPr>
          <w:delText>.</w:delText>
        </w:r>
      </w:del>
      <w:r>
        <w:rPr>
          <w:rFonts w:cs="Times New Roman"/>
        </w:rPr>
        <w:t xml:space="preserve"> </w:t>
      </w:r>
      <w:del w:id="162" w:author="Ian" w:date="2019-04-30T15:36:00Z">
        <w:r>
          <w:rPr>
            <w:rFonts w:cs="Times New Roman"/>
          </w:rPr>
          <w:delText>E</w:delText>
        </w:r>
      </w:del>
      <w:ins w:id="163" w:author="Ian" w:date="2019-04-30T15:36:00Z">
        <w:r>
          <w:rPr>
            <w:rFonts w:cs="Times New Roman"/>
          </w:rPr>
          <w:t>e</w:t>
        </w:r>
      </w:ins>
      <w:r>
        <w:rPr>
          <w:rFonts w:cs="Times New Roman"/>
        </w:rPr>
        <w:t xml:space="preserve">ach </w:t>
      </w:r>
      <w:del w:id="164" w:author="Ian" w:date="2019-04-30T15:36:00Z">
        <w:r>
          <w:rPr>
            <w:rFonts w:cs="Times New Roman"/>
          </w:rPr>
          <w:delText xml:space="preserve">timestep is </w:delText>
        </w:r>
      </w:del>
      <w:r>
        <w:rPr>
          <w:rFonts w:cs="Times New Roman"/>
        </w:rPr>
        <w:t xml:space="preserve">composed </w:t>
      </w:r>
      <w:del w:id="165" w:author="Ian" w:date="2019-04-30T15:36:00Z">
        <w:r>
          <w:rPr>
            <w:rFonts w:cs="Times New Roman"/>
          </w:rPr>
          <w:delText xml:space="preserve">of a series </w:delText>
        </w:r>
      </w:del>
      <w:r>
        <w:rPr>
          <w:rFonts w:cs="Times New Roman"/>
        </w:rPr>
        <w:t xml:space="preserve">of four core operations, </w:t>
      </w:r>
      <w:del w:id="166" w:author="Ian" w:date="2019-04-30T15:37:00Z">
        <w:r>
          <w:rPr>
            <w:rFonts w:cs="Times New Roman"/>
          </w:rPr>
          <w:delText xml:space="preserve">some requisite, </w:delText>
        </w:r>
      </w:del>
      <w:r>
        <w:rPr/>
        <w:commentReference w:id="51"/>
      </w:r>
      <w:r>
        <w:rPr/>
        <w:commentReference w:id="52"/>
      </w:r>
      <w:r>
        <w:rPr>
          <w:rFonts w:cs="Times New Roman"/>
        </w:rPr>
        <w:t>some optional (</w:t>
      </w:r>
      <w:del w:id="167" w:author="Ian" w:date="2019-04-29T12:40:00Z">
        <w:r>
          <w:rPr>
            <w:rFonts w:cs="Times New Roman"/>
          </w:rPr>
          <w:delText xml:space="preserve">see </w:delText>
        </w:r>
      </w:del>
      <w:r>
        <w:rPr>
          <w:rFonts w:cs="Times New Roman"/>
        </w:rPr>
        <w:t>Figure 1</w:t>
      </w:r>
      <w:del w:id="168" w:author="Ian" w:date="2019-04-29T12:40:00Z">
        <w:r>
          <w:rPr>
            <w:rFonts w:cs="Times New Roman"/>
          </w:rPr>
          <w:delText xml:space="preserve"> for depictions</w:delText>
        </w:r>
      </w:del>
      <w:r>
        <w:rPr>
          <w:rFonts w:cs="Times New Roman"/>
        </w:rPr>
        <w:t>):</w:t>
      </w:r>
      <w:r>
        <w:rPr>
          <w:rFonts w:cs="Times New Roman"/>
        </w:rPr>
      </w:r>
      <w:commentRangeEnd w:id="50"/>
      <w:r>
        <w:commentReference w:id="50"/>
      </w:r>
      <w:r>
        <w:rPr/>
        <w:commentReference w:id="53"/>
      </w:r>
    </w:p>
    <w:p>
      <w:pPr>
        <w:pStyle w:val="TextBody"/>
        <w:numPr>
          <w:ilvl w:val="0"/>
          <w:numId w:val="5"/>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b/>
          <w:bCs/>
        </w:rPr>
        <w:t>movement</w:t>
      </w:r>
      <w:r>
        <w:rPr>
          <w:rFonts w:cs="Times New Roman"/>
        </w:rPr>
        <w:t xml:space="preserve"> (optional);</w:t>
      </w:r>
    </w:p>
    <w:p>
      <w:pPr>
        <w:pStyle w:val="TextBody"/>
        <w:numPr>
          <w:ilvl w:val="0"/>
          <w:numId w:val="5"/>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b/>
          <w:bCs/>
        </w:rPr>
        <w:t>mating</w:t>
      </w:r>
      <w:r>
        <w:rPr>
          <w:rFonts w:cs="Times New Roman"/>
        </w:rPr>
        <w:t xml:space="preserve"> (requisite</w:t>
      </w:r>
      <w:ins w:id="169" w:author="Ian" w:date="2019-04-30T15:39:00Z">
        <w:r>
          <w:rPr>
            <w:rFonts w:cs="Times New Roman"/>
          </w:rPr>
          <w:t>)</w:t>
        </w:r>
      </w:ins>
      <w:ins w:id="170" w:author="Ian" w:date="2019-04-30T15:40:00Z">
        <w:r>
          <w:rPr>
            <w:rFonts w:cs="Times New Roman"/>
          </w:rPr>
          <w:t>,</w:t>
        </w:r>
      </w:ins>
      <w:del w:id="171" w:author="Ian" w:date="2019-04-30T15:39:00Z">
        <w:r>
          <w:rPr>
            <w:rFonts w:cs="Times New Roman"/>
          </w:rPr>
          <w:delText>;</w:delText>
        </w:r>
      </w:del>
      <w:r>
        <w:rPr>
          <w:rFonts w:cs="Times New Roman"/>
        </w:rPr>
        <w:t xml:space="preserve"> </w:t>
      </w:r>
      <w:ins w:id="172" w:author="Ian" w:date="2019-04-30T15:40:00Z">
        <w:r>
          <w:rPr>
            <w:rFonts w:cs="Times New Roman"/>
          </w:rPr>
          <w:t xml:space="preserve">which </w:t>
        </w:r>
      </w:ins>
      <w:r>
        <w:rPr>
          <w:rFonts w:cs="Times New Roman"/>
        </w:rPr>
        <w:t>include</w:t>
      </w:r>
      <w:ins w:id="173" w:author="Ian" w:date="2019-04-30T15:40:00Z">
        <w:r>
          <w:rPr>
            <w:rFonts w:cs="Times New Roman"/>
          </w:rPr>
          <w:t>s</w:t>
        </w:r>
      </w:ins>
      <w:r>
        <w:rPr>
          <w:rFonts w:cs="Times New Roman"/>
        </w:rPr>
        <w:t xml:space="preserve"> mate search, </w:t>
      </w:r>
      <w:commentRangeStart w:id="54"/>
      <w:r>
        <w:rPr>
          <w:rFonts w:cs="Times New Roman"/>
        </w:rPr>
        <w:t>mate choice</w:t>
      </w:r>
      <w:r>
        <w:rPr>
          <w:rFonts w:cs="Times New Roman"/>
        </w:rPr>
      </w:r>
      <w:commentRangeEnd w:id="54"/>
      <w:r>
        <w:commentReference w:id="54"/>
      </w:r>
      <w:r>
        <w:rPr>
          <w:rFonts w:cs="Times New Roman"/>
        </w:rPr>
        <w:t>, offspring creation</w:t>
      </w:r>
      <w:del w:id="174" w:author="Ian" w:date="2019-04-30T15:39:00Z">
        <w:r>
          <w:rPr>
            <w:rFonts w:cs="Times New Roman"/>
          </w:rPr>
          <w:delText>g</w:delText>
        </w:r>
      </w:del>
      <w:r>
        <w:rPr>
          <w:rFonts w:cs="Times New Roman"/>
        </w:rPr>
        <w:t>, and offspring dispersal</w:t>
      </w:r>
      <w:del w:id="175" w:author="Ian" w:date="2019-04-30T15:40:00Z">
        <w:r>
          <w:rPr>
            <w:rFonts w:cs="Times New Roman"/>
          </w:rPr>
          <w:delText>)</w:delText>
        </w:r>
      </w:del>
      <w:r>
        <w:rPr>
          <w:rFonts w:cs="Times New Roman"/>
        </w:rPr>
        <w:t>;</w:t>
      </w:r>
    </w:p>
    <w:p>
      <w:pPr>
        <w:pStyle w:val="TextBody"/>
        <w:numPr>
          <w:ilvl w:val="0"/>
          <w:numId w:val="5"/>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b/>
          <w:bCs/>
        </w:rPr>
        <w:t>mortality</w:t>
      </w:r>
      <w:ins w:id="176" w:author="Ian" w:date="2019-04-30T15:40:00Z">
        <w:r>
          <w:rPr>
            <w:rFonts w:cs="Times New Roman"/>
            <w:b/>
            <w:bCs/>
          </w:rPr>
          <w:t>,</w:t>
        </w:r>
      </w:ins>
      <w:r>
        <w:rPr>
          <w:rFonts w:cs="Times New Roman"/>
        </w:rPr>
        <w:t xml:space="preserve"> </w:t>
      </w:r>
      <w:del w:id="177" w:author="Ian" w:date="2019-04-30T15:40:00Z">
        <w:r>
          <w:rPr>
            <w:rFonts w:cs="Times New Roman"/>
          </w:rPr>
          <w:delText>(</w:delText>
        </w:r>
      </w:del>
      <w:r>
        <w:rPr>
          <w:rFonts w:cs="Times New Roman"/>
        </w:rPr>
        <w:t xml:space="preserve">due to </w:t>
      </w:r>
      <w:del w:id="178" w:author="Ian" w:date="2019-04-30T15:41:00Z">
        <w:r>
          <w:rPr>
            <w:rFonts w:cs="Times New Roman"/>
          </w:rPr>
          <w:delText xml:space="preserve">the combination of </w:delText>
        </w:r>
      </w:del>
      <w:r>
        <w:rPr>
          <w:rFonts w:cs="Times New Roman"/>
        </w:rPr>
        <w:t xml:space="preserve">density-dependence </w:t>
      </w:r>
      <w:commentRangeStart w:id="55"/>
      <w:r>
        <w:rPr>
          <w:rFonts w:cs="Times New Roman"/>
        </w:rPr>
        <w:t>[</w:t>
      </w:r>
      <w:r>
        <w:rPr>
          <w:rFonts w:cs="Times New Roman"/>
        </w:rPr>
      </w:r>
      <w:commentRangeEnd w:id="55"/>
      <w:r>
        <w:commentReference w:id="55"/>
      </w:r>
      <w:r>
        <w:rPr/>
        <w:commentReference w:id="56"/>
      </w:r>
      <w:ins w:id="179" w:author="Ian" w:date="2019-04-30T15:41:00Z">
        <w:r>
          <w:rPr>
            <w:rFonts w:cs="Times New Roman"/>
          </w:rPr>
          <w:t>(</w:t>
        </w:r>
      </w:ins>
      <w:r>
        <w:rPr>
          <w:rFonts w:cs="Times New Roman"/>
        </w:rPr>
        <w:t>requisite</w:t>
      </w:r>
      <w:ins w:id="180" w:author="Ian" w:date="2019-04-30T15:41:00Z">
        <w:r>
          <w:rPr>
            <w:rFonts w:cs="Times New Roman"/>
          </w:rPr>
          <w:t>)</w:t>
        </w:r>
      </w:ins>
      <w:del w:id="181" w:author="Ian" w:date="2019-04-30T15:41:00Z">
        <w:r>
          <w:rPr>
            <w:rFonts w:cs="Times New Roman"/>
          </w:rPr>
          <w:delText>]</w:delText>
        </w:r>
      </w:del>
      <w:r>
        <w:rPr>
          <w:rFonts w:cs="Times New Roman"/>
        </w:rPr>
        <w:t xml:space="preserve"> and natural selection </w:t>
      </w:r>
      <w:del w:id="182" w:author="Ian" w:date="2019-04-30T15:41:00Z">
        <w:r>
          <w:rPr>
            <w:rFonts w:cs="Times New Roman"/>
          </w:rPr>
          <w:delText>[</w:delText>
        </w:r>
      </w:del>
      <w:r>
        <w:rPr>
          <w:rFonts w:cs="Times New Roman"/>
        </w:rPr>
        <w:t>(optional]);</w:t>
      </w:r>
    </w:p>
    <w:p>
      <w:pPr>
        <w:pStyle w:val="TextBody"/>
        <w:numPr>
          <w:ilvl w:val="0"/>
          <w:numId w:val="5"/>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b/>
          <w:bCs/>
        </w:rPr>
        <w:t>change events</w:t>
      </w:r>
      <w:ins w:id="183" w:author="Ian" w:date="2019-04-30T15:41:00Z">
        <w:r>
          <w:rPr>
            <w:rFonts w:cs="Times New Roman"/>
            <w:b/>
            <w:bCs/>
          </w:rPr>
          <w:t>,</w:t>
        </w:r>
      </w:ins>
      <w:r>
        <w:rPr>
          <w:rFonts w:cs="Times New Roman"/>
        </w:rPr>
        <w:t xml:space="preserve"> </w:t>
      </w:r>
      <w:del w:id="184" w:author="Ian" w:date="2019-04-30T15:41:00Z">
        <w:r>
          <w:rPr>
            <w:rFonts w:cs="Times New Roman"/>
          </w:rPr>
          <w:delText xml:space="preserve">(both </w:delText>
        </w:r>
      </w:del>
      <w:r>
        <w:rPr>
          <w:rFonts w:cs="Times New Roman"/>
        </w:rPr>
        <w:t xml:space="preserve">environmental </w:t>
      </w:r>
      <w:del w:id="185" w:author="Ian" w:date="2019-04-30T15:41:00Z">
        <w:r>
          <w:rPr>
            <w:rFonts w:cs="Times New Roman"/>
          </w:rPr>
          <w:delText xml:space="preserve">and </w:delText>
        </w:r>
      </w:del>
      <w:r>
        <w:rPr>
          <w:rFonts w:cs="Times New Roman"/>
        </w:rPr>
        <w:t>or demographic; (optional).;</w:t>
      </w:r>
    </w:p>
    <w:p>
      <w:pPr>
        <w:pStyle w:val="Firstparagraph"/>
        <w:spacing w:lineRule="auto" w:line="480"/>
        <w:rPr/>
      </w:pPr>
      <w:ins w:id="186" w:author="Ian" w:date="2019-04-26T12:39:00Z">
        <w:r>
          <w:rPr>
            <w:rFonts w:cs="Times New Roman"/>
          </w:rPr>
          <w:tab/>
        </w:r>
      </w:ins>
      <w:del w:id="187" w:author="Ian" w:date="2019-04-30T15:50:00Z">
        <w:r>
          <w:rPr>
            <w:rFonts w:cs="Times New Roman"/>
          </w:rPr>
          <w:delText>Each individual’s age/stage increments at the beginning of each timestep, and data and statstics are saved at the end when necessary.</w:delText>
        </w:r>
      </w:del>
      <w:r>
        <w:rPr/>
        <w:commentReference w:id="57"/>
      </w:r>
      <w:r>
        <w:rPr/>
        <w:commentReference w:id="58"/>
      </w:r>
    </w:p>
    <w:p>
      <w:pPr>
        <w:pStyle w:val="TextBody"/>
        <w:spacing w:lineRule="auto" w:line="480" w:before="0" w:after="0"/>
        <w:pPrChange w:id="0" w:author="Ian" w:date="2019-04-30T12:53:00Z">
          <w:pPr>
            <w:spacing w:lineRule="auto" w:line="480"/>
          </w:pPr>
        </w:pPrChange>
        <w:rPr/>
      </w:pPr>
      <w:r>
        <w:rPr>
          <w:rFonts w:cs="Times New Roman"/>
        </w:rPr>
        <w:tab/>
        <w:t>Movement takes place in continuous space</w:t>
      </w:r>
      <w:del w:id="188" w:author="Ian" w:date="2019-04-30T15:47:00Z">
        <w:r>
          <w:rPr>
            <w:rFonts w:cs="Times New Roman"/>
          </w:rPr>
          <w:delText xml:space="preserve">, such that </w:delText>
        </w:r>
      </w:del>
      <w:r>
        <w:rPr>
          <w:rFonts w:cs="Times New Roman"/>
        </w:rPr>
        <w:t xml:space="preserve"> - individuals are assigned x,y coordinates rather than not arbitrarily restricted to grid cells. Individuals’ Movement distances and directions </w:t>
      </w:r>
      <w:commentRangeStart w:id="59"/>
      <w:r>
        <w:rPr>
          <w:rFonts w:cs="Times New Roman"/>
        </w:rPr>
        <w:t>are drawn separately, then composed into movement vectors</w:t>
      </w:r>
      <w:r>
        <w:rPr>
          <w:rFonts w:cs="Times New Roman"/>
        </w:rPr>
      </w:r>
      <w:commentRangeEnd w:id="59"/>
      <w:r>
        <w:commentReference w:id="59"/>
      </w:r>
      <w:r>
        <w:rPr>
          <w:rFonts w:cs="Times New Roman"/>
        </w:rPr>
        <w:t xml:space="preserve">. Distances are Wald-distributed (and the distributional parameters, as with nearly all distributions used in the model, can be set by the user within a Geonomics parameters </w:t>
      </w:r>
      <w:r>
        <w:rPr/>
        <w:commentReference w:id="60"/>
      </w:r>
      <w:r>
        <w:rPr>
          <w:rFonts w:cs="Times New Roman"/>
        </w:rPr>
        <w:t>file). Directions can either be drawn from a uniform distribution on the unit circle, resulting in isotropic movement (the default behavior),;</w:t>
      </w:r>
      <w:r>
        <w:rPr/>
        <w:commentReference w:id="61"/>
      </w:r>
      <w:r>
        <w:rPr/>
        <w:commentReference w:id="62"/>
      </w:r>
      <w:r>
        <w:rPr>
          <w:rFonts w:cs="Times New Roman"/>
        </w:rPr>
        <w:t xml:space="preserve"> or they can be drawn </w:t>
      </w:r>
      <w:r>
        <w:rPr/>
        <w:commentReference w:id="63"/>
      </w:r>
      <w:r>
        <w:rPr>
          <w:rFonts w:cs="Times New Roman"/>
        </w:rPr>
        <w:t>from a ‘movement surface’</w:t>
      </w:r>
      <w:r>
        <w:rPr/>
        <w:commentReference w:id="64"/>
      </w:r>
      <w:r>
        <w:rPr>
          <w:rFonts w:cs="Times New Roman"/>
        </w:rPr>
        <w:t xml:space="preserve">. A movement surface is an array of unimodal- or multimodal von Mises distributions, derived from a landscape resistance layer that serves as a resistance surface. On a unimodal surface, each cell is assigned a Von Mises distribution that has </w:t>
      </w:r>
      <w:r>
        <w:rPr/>
      </w:r>
      <m:oMath xmlns:m="http://schemas.openxmlformats.org/officeDocument/2006/math">
        <m:r>
          <w:rPr>
            <w:rFonts w:ascii="Cambria Math" w:hAnsi="Cambria Math"/>
          </w:rPr>
          <m:t xml:space="preserve">μ</m:t>
        </m:r>
      </m:oMath>
      <w:r>
        <w:rPr>
          <w:rFonts w:cs="Times New Roman"/>
        </w:rPr>
        <w:t xml:space="preserve"> equal to the direction of the centerpoint of the highest-valued neighboring cell (using an 8-cell neighborhood) and has </w:t>
      </w:r>
      <w:r>
        <w:rPr/>
      </w:r>
      <m:oMath xmlns:m="http://schemas.openxmlformats.org/officeDocument/2006/math">
        <m:r>
          <w:rPr>
            <w:rFonts w:ascii="Cambria Math" w:hAnsi="Cambria Math"/>
          </w:rPr>
          <m:t xml:space="preserve">κ</m:t>
        </m:r>
      </m:oMath>
      <w:r>
        <w:rPr>
          <w:rFonts w:cs="Times New Roman"/>
        </w:rPr>
        <w:t xml:space="preserve"> set by the parameters file. On a multimodal surface, each cell’s mixture distribution is a weighted sum of eight such unimodal distributions, one for each cell in its neighborhood (with weights equal to the values of the neighboring cells’ values divided by their sum). This is, to our knowledge, a novel approach to simulating movement. It that generates realistic, anisotropic movement across an environment of heterogenous habitat quality, while avoiding the use of time-consuming </w:t>
      </w:r>
      <w:commentRangeStart w:id="65"/>
      <w:r>
        <w:rPr>
          <w:rFonts w:cs="Times New Roman"/>
        </w:rPr>
        <w:t xml:space="preserve">neighborhood-querying functions </w:t>
      </w:r>
      <w:r>
        <w:rPr>
          <w:rFonts w:cs="Times New Roman"/>
        </w:rPr>
      </w:r>
      <w:commentRangeEnd w:id="65"/>
      <w:r>
        <w:commentReference w:id="65"/>
      </w:r>
      <w:r>
        <w:rPr>
          <w:rFonts w:cs="Times New Roman"/>
        </w:rPr>
        <w:t>during model runtime (see Figure 2).</w:t>
        <w:tab/>
      </w:r>
    </w:p>
    <w:p>
      <w:pPr>
        <w:pStyle w:val="TextBody"/>
        <w:spacing w:lineRule="auto" w:line="480" w:before="0" w:after="0"/>
        <w:pPrChange w:id="0" w:author="Ian" w:date="2019-04-30T12:53:00Z">
          <w:pPr>
            <w:spacing w:lineRule="auto" w:line="480"/>
          </w:pPr>
        </w:pPrChange>
        <w:rPr>
          <w:rFonts w:cs="Times New Roman"/>
        </w:rPr>
      </w:pPr>
      <w:r>
        <w:rPr>
          <w:rFonts w:cs="Times New Roman"/>
        </w:rPr>
        <w:tab/>
      </w:r>
      <w:ins w:id="189" w:author="Ian" w:date="2019-04-30T16:27:00Z">
        <w:commentRangeStart w:id="66"/>
        <w:r>
          <w:rPr>
            <w:rFonts w:cs="Times New Roman"/>
          </w:rPr>
          <w:t xml:space="preserve">For each reproducing individual a </w:t>
        </w:r>
      </w:ins>
      <w:r>
        <w:rPr>
          <w:rFonts w:cs="Times New Roman"/>
        </w:rPr>
      </w:r>
      <w:del w:id="190" w:author="Ian" w:date="2019-04-30T16:27:00Z">
        <w:commentRangeEnd w:id="66"/>
        <w:r>
          <w:commentReference w:id="66"/>
        </w:r>
        <w:r>
          <w:rPr>
            <w:rFonts w:cs="Times New Roman"/>
          </w:rPr>
          <w:delText>M</w:delText>
        </w:r>
      </w:del>
      <w:r>
        <w:rPr>
          <w:rFonts w:cs="Times New Roman"/>
        </w:rPr>
        <w:t xml:space="preserve">mateing pairs isare chosen from among all eligible pairs of individuals, based on age and sex, within the species’ mate-search radius. Eligibility can be based on age and sex. </w:t>
      </w:r>
      <w:commentRangeStart w:id="67"/>
      <w:r>
        <w:rPr>
          <w:rFonts w:cs="Times New Roman"/>
        </w:rPr>
        <w:t xml:space="preserve">Pair decisions are a Bernoulli draw, with probability equal to the species’ intrinsic birth rate. </w:t>
      </w:r>
      <w:r>
        <w:rPr>
          <w:rFonts w:cs="Times New Roman"/>
        </w:rPr>
      </w:r>
      <w:commentRangeEnd w:id="67"/>
      <w:r>
        <w:commentReference w:id="67"/>
      </w:r>
      <w:r>
        <w:rPr>
          <w:rFonts w:cs="Times New Roman"/>
        </w:rPr>
        <w:t xml:space="preserve">For eEach mating pair produces a number of offspring is chosen drawn from a Poisson distribution (with </w:t>
      </w:r>
      <w:r>
        <w:rPr/>
      </w:r>
      <m:oMath xmlns:m="http://schemas.openxmlformats.org/officeDocument/2006/math">
        <m:r>
          <w:rPr>
            <w:rFonts w:ascii="Cambria Math" w:hAnsi="Cambria Math"/>
          </w:rPr>
          <m:t xml:space="preserve">λ</m:t>
        </m:r>
      </m:oMath>
      <w:r>
        <w:rPr>
          <w:rFonts w:cs="Times New Roman"/>
        </w:rPr>
        <w:t xml:space="preserve"> equal to the species’ mean number of offspring), or equal to unless it is set to a a user-specified fixed value by the user. </w:t>
      </w:r>
      <w:commentRangeStart w:id="68"/>
      <w:r>
        <w:rPr>
          <w:rFonts w:cs="Times New Roman"/>
        </w:rPr>
        <w:t>Each parent produces one gamete for each of its offspring, by recombination—at the inter-locus rates defined by the species’ genomic architecture—and Mendelian segregation</w:t>
      </w:r>
      <w:r>
        <w:rPr>
          <w:rFonts w:cs="Times New Roman"/>
        </w:rPr>
      </w:r>
      <w:commentRangeEnd w:id="68"/>
      <w:r>
        <w:commentReference w:id="68"/>
      </w:r>
      <w:r>
        <w:rPr>
          <w:rFonts w:cs="Times New Roman"/>
        </w:rPr>
        <w:t>. Offspring individuals are created and then dispersed to a new location following the same movement process but with a different dispersal surface, if desired. (where, as with movement, the directions of their dispersal vectors can be drawn either isotropically or anisotropically, the latter using a ‘dispersal surface’ that is structurally identical to a movement surface).</w:t>
      </w:r>
    </w:p>
    <w:p>
      <w:pPr>
        <w:pStyle w:val="TextBody"/>
        <w:spacing w:lineRule="auto" w:line="480" w:before="0" w:after="0"/>
        <w:pPrChange w:id="0" w:author="Ian" w:date="2019-04-30T12:53:00Z">
          <w:pPr>
            <w:spacing w:lineRule="auto" w:line="480"/>
          </w:pPr>
        </w:pPrChange>
        <w:rPr>
          <w:rFonts w:cs="Times New Roman"/>
        </w:rPr>
      </w:pPr>
      <w:r>
        <w:rPr>
          <w:rFonts w:cs="Times New Roman"/>
        </w:rPr>
        <w:tab/>
      </w:r>
      <w:del w:id="191" w:author="Ian" w:date="2019-04-30T16:58:00Z">
        <w:r>
          <w:rPr>
            <w:rFonts w:cs="Times New Roman"/>
          </w:rPr>
          <w:delText xml:space="preserve">Mating is followed by mortality. </w:delText>
        </w:r>
      </w:del>
      <w:r>
        <w:rPr/>
        <w:commentReference w:id="69"/>
      </w:r>
      <w:r>
        <w:rPr>
          <w:rFonts w:cs="Times New Roman"/>
        </w:rPr>
        <w:t xml:space="preserve">Deaths areMortality is modeled as a Bernoulli drawsprocess, with probabilities using individual-wise death probabilities that are a combination of the probabilities of death by based on density-dependence  (from </w:t>
      </w:r>
      <w:commentRangeStart w:id="70"/>
      <w:r>
        <w:rPr>
          <w:rFonts w:cs="Times New Roman"/>
        </w:rPr>
        <w:t>a spatialized logistic -growth model</w:t>
      </w:r>
      <w:r>
        <w:rPr>
          <w:rFonts w:cs="Times New Roman"/>
        </w:rPr>
      </w:r>
      <w:commentRangeEnd w:id="70"/>
      <w:r>
        <w:commentReference w:id="70"/>
      </w:r>
      <w:r>
        <w:rPr>
          <w:rFonts w:cs="Times New Roman"/>
        </w:rPr>
        <w:t>) and by natural selection (on any number ofphenotypic traits simultaneously)., This is calculated as:</w:t>
      </w:r>
    </w:p>
    <w:p>
      <w:pPr>
        <w:pStyle w:val="TextBody"/>
        <w:spacing w:lineRule="auto" w:line="480" w:before="0" w:after="0"/>
        <w:ind w:left="2160" w:hanging="0"/>
        <w:pPrChange w:id="0" w:author="Ian" w:date="2019-04-30T12:56:00Z">
          <w:pPr>
            <w:jc w:val="center"/>
            <w:spacing w:lineRule="auto" w:line="480" w:before="0" w:after="0"/>
          </w:pPr>
        </w:pPrChange>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d</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d>
          </m:e>
        </m:d>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ω</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e>
        </m:nary>
      </m:oMath>
      <w:ins w:id="192" w:author="Ian" w:date="2019-04-30T12:53:00Z">
        <w:r>
          <w:rPr>
            <w:rFonts w:cs="Times New Roman"/>
          </w:rPr>
          <w:t xml:space="preserve"> </w:t>
        </w:r>
      </w:ins>
      <w:ins w:id="193" w:author="Ian" w:date="2019-04-30T12:53:00Z">
        <w:r>
          <w:rPr>
            <w:rFonts w:cs="Times New Roman"/>
          </w:rPr>
          <w:t>,</w:t>
        </w:r>
      </w:ins>
      <w:ins w:id="194" w:author="Ian" w:date="2019-04-30T12:53:00Z">
        <w:r>
          <w:rPr>
            <w:rFonts w:cs="Times New Roman"/>
          </w:rPr>
          <w:t xml:space="preserve"> </w:t>
        </w:r>
      </w:ins>
      <w:ins w:id="195" w:author="Ian" w:date="2019-04-30T12:55:00Z">
        <w:r>
          <w:rPr>
            <w:rFonts w:cs="Times New Roman"/>
          </w:rPr>
          <w:tab/>
        </w:r>
      </w:ins>
      <w:ins w:id="196" w:author="Ian" w:date="2019-04-30T12:55:00Z">
        <w:r>
          <w:rPr>
            <w:rFonts w:cs="Times New Roman"/>
          </w:rPr>
          <w:tab/>
        </w:r>
      </w:ins>
      <w:ins w:id="197" w:author="Ian" w:date="2019-04-30T12:55:00Z">
        <w:r>
          <w:rPr>
            <w:rFonts w:cs="Times New Roman"/>
          </w:rPr>
          <w:tab/>
        </w:r>
      </w:ins>
      <w:ins w:id="198" w:author="Ian" w:date="2019-04-30T12:55:00Z">
        <w:r>
          <w:rPr>
            <w:rFonts w:cs="Times New Roman"/>
          </w:rPr>
          <w:tab/>
        </w:r>
      </w:ins>
      <w:ins w:id="199" w:author="Ian" w:date="2019-04-30T12:56:00Z">
        <w:r>
          <w:rPr>
            <w:rFonts w:cs="Times New Roman"/>
          </w:rPr>
          <w:t xml:space="preserve"> </w:t>
        </w:r>
      </w:ins>
      <w:ins w:id="200" w:author="Ian" w:date="2019-04-30T12:53:00Z">
        <w:commentRangeStart w:id="71"/>
        <w:r>
          <w:rPr>
            <w:rFonts w:cs="Times New Roman"/>
          </w:rPr>
          <w:t>(1)</w:t>
        </w:r>
      </w:ins>
      <w:r>
        <w:rPr>
          <w:rFonts w:cs="Times New Roman"/>
        </w:rPr>
      </w:r>
      <w:commentRangeEnd w:id="71"/>
      <w:r>
        <w:commentReference w:id="71"/>
      </w:r>
      <w:r>
        <w:rPr/>
        <w:commentReference w:id="72"/>
      </w:r>
    </w:p>
    <w:p>
      <w:pPr>
        <w:pStyle w:val="TextBody"/>
        <w:spacing w:lineRule="auto" w:line="480" w:before="0" w:after="0"/>
        <w:pPrChange w:id="0" w:author="Ian" w:date="2019-04-30T12:53:00Z">
          <w:pPr>
            <w:spacing w:lineRule="auto" w:line="480"/>
          </w:pPr>
        </w:pPrChange>
        <w:rPr>
          <w:rFonts w:cs="Times New Roman"/>
        </w:rPr>
      </w:pPr>
      <w:r>
        <w:rPr>
          <w:rFonts w:cs="Times New Roman"/>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d</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d>
      </m:oMath>
      <w:r>
        <w:rPr>
          <w:rFonts w:cs="Times New Roman"/>
        </w:rPr>
        <w:t xml:space="preserve"> is </w:t>
      </w:r>
      <w:ins w:id="201" w:author="Ian" w:date="2019-04-30T17:01:00Z">
        <w:r>
          <w:rPr>
            <w:rFonts w:cs="Times New Roman"/>
          </w:rPr>
          <w:t xml:space="preserve">the probability of mortality for </w:t>
        </w:r>
      </w:ins>
      <w:r>
        <w:rPr>
          <w:rFonts w:cs="Times New Roman"/>
        </w:rPr>
        <w:t xml:space="preserve">individual </w:t>
      </w:r>
      <w:r>
        <w:rPr/>
      </w:r>
      <m:oMath xmlns:m="http://schemas.openxmlformats.org/officeDocument/2006/math">
        <m:r>
          <w:rPr>
            <w:rFonts w:ascii="Cambria Math" w:hAnsi="Cambria Math"/>
          </w:rPr>
          <m:t xml:space="preserve">i</m:t>
        </m:r>
      </m:oMath>
      <w:del w:id="202" w:author="Ian" w:date="2019-04-30T17:02:00Z">
        <w:r>
          <w:rPr>
            <w:rFonts w:cs="Times New Roman"/>
          </w:rPr>
          <w:delText>’s</w:delText>
        </w:r>
      </w:del>
      <w:r>
        <w:rPr>
          <w:rFonts w:cs="Times New Roman"/>
        </w:rPr>
        <w:t xml:space="preserve"> probability of </w:t>
      </w:r>
      <w:del w:id="203" w:author="Ian" w:date="2019-04-30T17:01:00Z">
        <w:r>
          <w:rPr>
            <w:rFonts w:cs="Times New Roman"/>
          </w:rPr>
          <w:delText xml:space="preserve">death </w:delText>
        </w:r>
      </w:del>
      <w:r>
        <w:rPr>
          <w:rFonts w:cs="Times New Roman"/>
        </w:rPr>
        <w:t xml:space="preserve">due toby density-dependence and </w:t>
      </w:r>
      <w:r>
        <w:rPr/>
      </w:r>
      <m:oMath xmlns:m="http://schemas.openxmlformats.org/officeDocument/2006/math">
        <m:sSub>
          <m:e>
            <m:r>
              <w:rPr>
                <w:rFonts w:ascii="Cambria Math" w:hAnsi="Cambria Math"/>
              </w:rPr>
              <m:t xml:space="preserve">ω</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oMath>
      <w:r>
        <w:rPr>
          <w:rFonts w:cs="Times New Roman"/>
        </w:rPr>
        <w:t xml:space="preserve"> is the fitness of individual </w:t>
      </w:r>
      <w:r>
        <w:rPr/>
      </w:r>
      <m:oMath xmlns:m="http://schemas.openxmlformats.org/officeDocument/2006/math">
        <m:r>
          <w:rPr>
            <w:rFonts w:ascii="Cambria Math" w:hAnsi="Cambria Math"/>
          </w:rPr>
          <m:t xml:space="preserve">i</m:t>
        </m:r>
      </m:oMath>
      <w:r>
        <w:rPr>
          <w:rFonts w:cs="Times New Roman"/>
        </w:rPr>
        <w:t xml:space="preserve"> </w:t>
      </w:r>
      <w:del w:id="204" w:author="Ian" w:date="2019-04-30T17:03:00Z">
        <w:r>
          <w:rPr>
            <w:rFonts w:cs="Times New Roman"/>
          </w:rPr>
          <w:delText xml:space="preserve">’s fitness </w:delText>
        </w:r>
      </w:del>
      <w:r>
        <w:rPr>
          <w:rFonts w:cs="Times New Roman"/>
        </w:rPr>
        <w:t xml:space="preserve">for trait </w:t>
      </w:r>
      <w:r>
        <w:rPr/>
      </w:r>
      <m:oMath xmlns:m="http://schemas.openxmlformats.org/officeDocument/2006/math">
        <m:r>
          <w:rPr>
            <w:rFonts w:ascii="Cambria Math" w:hAnsi="Cambria Math"/>
          </w:rPr>
          <m:t xml:space="preserve">p</m:t>
        </m:r>
      </m:oMath>
      <w:del w:id="205" w:author="Ian" w:date="2019-04-30T17:02:00Z">
        <w:r>
          <w:rPr>
            <w:rFonts w:cs="Times New Roman"/>
          </w:rPr>
          <w:delText xml:space="preserve"> (and</w:delText>
        </w:r>
      </w:del>
      <w:r>
        <w:rPr/>
        <w:commentReference w:id="73"/>
      </w:r>
      <w:r>
        <w:rPr/>
        <w:commentReference w:id="74"/>
      </w:r>
      <w:r>
        <w:rPr>
          <w:rFonts w:cs="Times New Roman"/>
        </w:rPr>
        <w:t xml:space="preserve"> only factors in if natural selection is being used). The probability of density-dependent </w:t>
      </w:r>
      <w:del w:id="206" w:author="Ian" w:date="2019-04-30T17:03:00Z">
        <w:r>
          <w:rPr>
            <w:rFonts w:cs="Times New Roman"/>
          </w:rPr>
          <w:delText xml:space="preserve">death </w:delText>
        </w:r>
      </w:del>
      <w:commentRangeStart w:id="75"/>
      <w:r>
        <w:rPr>
          <w:rFonts w:cs="Times New Roman"/>
        </w:rPr>
        <w:t xml:space="preserve">mortality </w:t>
      </w:r>
      <w:r>
        <w:rPr>
          <w:rFonts w:cs="Times New Roman"/>
        </w:rPr>
      </w:r>
      <w:commentRangeEnd w:id="75"/>
      <w:r>
        <w:commentReference w:id="75"/>
      </w:r>
      <w:r>
        <w:rPr>
          <w:rFonts w:cs="Times New Roman"/>
        </w:rPr>
        <w:t xml:space="preserve">at location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rFonts w:cs="Times New Roman"/>
        </w:rPr>
        <w:t xml:space="preserve"> is calculated as:</w:t>
      </w:r>
    </w:p>
    <w:p>
      <w:pPr>
        <w:pStyle w:val="TextBody"/>
        <w:spacing w:lineRule="auto" w:line="480" w:before="0" w:after="0"/>
        <w:ind w:left="2160" w:hanging="0"/>
        <w:pPrChange w:id="0" w:author="Ian" w:date="2019-04-30T12:56:00Z">
          <w:pPr>
            <w:spacing w:lineRule="auto" w:line="480"/>
          </w:pPr>
        </w:pPrChange>
        <w:rPr>
          <w:rFonts w:cs="Times New Roman"/>
          <w:del w:id="213" w:author="Ian" w:date="2019-04-30T12:45:00Z"/>
        </w:rPr>
      </w:pPr>
      <w:r>
        <w:rPr/>
      </w:r>
      <m:oMath xmlns:m="http://schemas.openxmlformats.org/officeDocument/2006/math">
        <m:m>
          <m:mr>
            <m:e>
              <m:r>
                <w:rPr>
                  <w:rFonts w:ascii="Cambria Math" w:hAnsi="Cambria Math"/>
                </w:rPr>
                <m:t xml:space="preserve">P</m:t>
              </m:r>
              <m:d>
                <m:dPr>
                  <m:begChr m:val="("/>
                  <m:endChr m:val=")"/>
                </m:dPr>
                <m:e>
                  <m:sSub>
                    <m:e>
                      <m:r>
                        <w:rPr>
                          <w:rFonts w:ascii="Cambria Math" w:hAnsi="Cambria Math"/>
                        </w:rPr>
                        <m:t xml:space="preserve">d</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d>
              <m:r>
                <w:rPr>
                  <w:rFonts w:ascii="Cambria Math" w:hAnsi="Cambria Math"/>
                </w:rPr>
                <m:t xml:space="preserve">=</m:t>
              </m:r>
              <m:r>
                <w:rPr>
                  <w:rFonts w:ascii="Cambria Math" w:hAnsi="Cambria Math"/>
                </w:rPr>
                <m:t xml:space="preserve">E</m:t>
              </m:r>
              <m:d>
                <m:dPr>
                  <m:begChr m:val="["/>
                  <m:endChr m:val="]"/>
                </m:dPr>
                <m:e>
                  <m:sSub>
                    <m:e>
                      <m:r>
                        <w:rPr>
                          <w:rFonts w:ascii="Cambria Math" w:hAnsi="Cambria Math"/>
                        </w:rPr>
                        <m:t xml:space="preserve">N</m:t>
                      </m:r>
                    </m:e>
                    <m:sub>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e>
              </m:d>
              <m:r>
                <m:rPr>
                  <m:lit/>
                  <m:nor/>
                </m:rPr>
                <w:rPr>
                  <w:rFonts w:ascii="Cambria Math" w:hAnsi="Cambria Math"/>
                </w:rPr>
                <m:t xml:space="preserve">/</m:t>
              </m:r>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f>
                <m:num>
                  <m:r>
                    <w:rPr>
                      <w:rFonts w:ascii="Cambria Math" w:hAnsi="Cambria Math"/>
                    </w:rPr>
                    <m:t xml:space="preserve">E</m:t>
                  </m:r>
                  <m:d>
                    <m:dPr>
                      <m:begChr m:val="["/>
                      <m:endChr m:val="]"/>
                    </m:dPr>
                    <m:e>
                      <m:sSub>
                        <m:e>
                          <m:r>
                            <w:rPr>
                              <w:rFonts w:ascii="Cambria Math" w:hAnsi="Cambria Math"/>
                            </w:rPr>
                            <m:t xml:space="preserve">N</m:t>
                          </m:r>
                        </m:e>
                        <m:sub>
                          <m:r>
                            <w:rPr>
                              <w:rFonts w:ascii="Cambria Math" w:hAnsi="Cambria Math"/>
                            </w:rPr>
                            <m:t xml:space="preserve">b</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e>
                  </m:d>
                  <m:r>
                    <w:rPr>
                      <w:rFonts w:ascii="Cambria Math" w:hAnsi="Cambria Math"/>
                    </w:rPr>
                    <m:t xml:space="preserve">−</m:t>
                  </m:r>
                  <m:f>
                    <m:num>
                      <m:r>
                        <w:rPr>
                          <w:rFonts w:ascii="Cambria Math" w:hAnsi="Cambria Math"/>
                        </w:rPr>
                        <m:t xml:space="preserve">d</m:t>
                      </m:r>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num>
                    <m:den>
                      <m:r>
                        <w:rPr>
                          <w:rFonts w:ascii="Cambria Math" w:hAnsi="Cambria Math"/>
                        </w:rPr>
                        <m:t xml:space="preserve">dt</m:t>
                      </m:r>
                    </m:den>
                  </m:f>
                </m:num>
                <m:den>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den>
              </m:f>
            </m:e>
          </m:mr>
        </m:m>
      </m:oMath>
      <w:r>
        <w:rPr>
          <w:rFonts w:cs="Times New Roman"/>
        </w:rPr>
        <w:t xml:space="preserve"> </w:t>
      </w:r>
      <w:ins w:id="207" w:author="Ian" w:date="2019-04-30T12:57:00Z">
        <w:r>
          <w:rPr>
            <w:rFonts w:cs="Times New Roman"/>
          </w:rPr>
          <w:t xml:space="preserve">, </w:t>
        </w:r>
      </w:ins>
      <w:ins w:id="208" w:author="Ian" w:date="2019-04-30T12:57:00Z">
        <w:r>
          <w:rPr>
            <w:rFonts w:cs="Times New Roman"/>
          </w:rPr>
          <w:tab/>
        </w:r>
      </w:ins>
      <w:ins w:id="209" w:author="Ian" w:date="2019-04-30T12:57:00Z">
        <w:r>
          <w:rPr>
            <w:rFonts w:cs="Times New Roman"/>
          </w:rPr>
          <w:tab/>
        </w:r>
      </w:ins>
      <w:ins w:id="210" w:author="Ian" w:date="2019-04-30T12:57:00Z">
        <w:r>
          <w:rPr>
            <w:rFonts w:cs="Times New Roman"/>
          </w:rPr>
          <w:tab/>
        </w:r>
      </w:ins>
      <w:ins w:id="211" w:author="Ian" w:date="2019-04-30T12:57:00Z">
        <w:r>
          <w:rPr>
            <w:rFonts w:cs="Times New Roman"/>
          </w:rPr>
          <w:tab/>
        </w:r>
      </w:ins>
      <w:ins w:id="212" w:author="Ian" w:date="2019-04-30T12:57:00Z">
        <w:r>
          <w:rPr>
            <w:rFonts w:cs="Times New Roman"/>
          </w:rPr>
          <w:t>(2)</w:t>
        </w:r>
      </w:ins>
    </w:p>
    <w:p>
      <w:pPr>
        <w:pStyle w:val="TextBody"/>
        <w:spacing w:lineRule="auto" w:line="480" w:before="0" w:after="0"/>
        <w:ind w:left="2160" w:hanging="0"/>
        <w:rPr/>
      </w:pPr>
      <w:r>
        <w:rPr>
          <w:rFonts w:cs="Times New Roman"/>
        </w:rPr>
        <w:t>where</w:t>
      </w:r>
      <w:ins w:id="214" w:author="Ian" w:date="2019-04-30T17:07:00Z">
        <w:r>
          <w:rPr>
            <w:rFonts w:cs="Times New Roman"/>
          </w:rPr>
          <w:t xml:space="preserve">, for location </w:t>
        </w:r>
      </w:ins>
      <w:ins w:id="215" w:author="Ian" w:date="2019-04-30T17:07:00Z">
        <w:r>
          <w:rPr>
            <w:rFonts w:cs="Times New Roman"/>
            <w:i/>
          </w:rPr>
          <w:t>x</w:t>
        </w:r>
      </w:ins>
      <w:ins w:id="216" w:author="Ian" w:date="2019-04-30T17:07:00Z">
        <w:r>
          <w:rPr>
            <w:rFonts w:cs="Times New Roman"/>
          </w:rPr>
          <w:t>,</w:t>
        </w:r>
      </w:ins>
      <w:ins w:id="217" w:author="Ian" w:date="2019-04-30T17:07:00Z">
        <w:r>
          <w:rPr>
            <w:rFonts w:cs="Times New Roman"/>
            <w:i/>
          </w:rPr>
          <w:t xml:space="preserve"> y</w:t>
        </w:r>
      </w:ins>
      <w:ins w:id="218" w:author="Ian" w:date="2019-04-30T17:07:00Z">
        <w:r>
          <w:rPr>
            <w:rFonts w:cs="Times New Roman"/>
          </w:rPr>
          <w:t>,</w:t>
        </w:r>
      </w:ins>
      <w:r>
        <w:rPr>
          <w:rFonts w:cs="Times New Roman"/>
        </w:rPr>
        <w:t xml:space="preserve"> </w:t>
      </w: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N</m:t>
                </m:r>
              </m:e>
              <m:sub>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e>
        </m:d>
      </m:oMath>
      <w:r>
        <w:rPr>
          <w:rFonts w:cs="Times New Roman"/>
        </w:rPr>
        <w:t xml:space="preserve"> is the expected number of deaths</w:t>
      </w:r>
      <w:del w:id="219" w:author="Ian" w:date="2019-04-30T17:07:00Z">
        <w:r>
          <w:rPr>
            <w:rFonts w:cs="Times New Roman"/>
          </w:rPr>
          <w:delText xml:space="preserve"> at </w:delText>
        </w:r>
      </w:del>
      <w:del w:id="220" w:author="Ian" w:date="2019-04-30T17:05:00Z">
        <w:r>
          <w:rPr>
            <w:rFonts w:cs="Times New Roman"/>
          </w:rPr>
          <w:delText>the individual’s</w:delText>
        </w:r>
      </w:del>
      <w:del w:id="221" w:author="Ian" w:date="2019-04-30T17:07:00Z">
        <w:r>
          <w:rPr>
            <w:rFonts w:cs="Times New Roman"/>
          </w:rPr>
          <w:delText xml:space="preserve"> </w:delText>
        </w:r>
      </w:del>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del w:id="222" w:author="Ian" w:date="2019-04-30T17:05:00Z">
        <w:r>
          <w:rPr>
            <w:rFonts w:cs="Times New Roman"/>
          </w:rPr>
          <w:delText xml:space="preserve"> location on the landscape</w:delText>
        </w:r>
      </w:del>
      <w:ins w:id="223" w:author="Ian" w:date="2019-04-30T17:05:00Z">
        <w:r>
          <w:rPr>
            <w:rFonts w:cs="Times New Roman"/>
          </w:rPr>
          <w:t>,</w:t>
        </w:r>
      </w:ins>
      <w:del w:id="224" w:author="Ian" w:date="2019-04-30T17:05:00Z">
        <w:r>
          <w:rPr>
            <w:rFonts w:cs="Times New Roman"/>
          </w:rPr>
          <w:delText>;</w:delText>
        </w:r>
      </w:del>
      <w:r>
        <w:rPr>
          <w:rFonts w:cs="Times New Roman"/>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rFonts w:cs="Times New Roman"/>
        </w:rPr>
        <w:t xml:space="preserve"> is the population density (expressed as individuals per </w:t>
      </w:r>
      <w:commentRangeStart w:id="76"/>
      <w:r>
        <w:rPr>
          <w:rFonts w:cs="Times New Roman"/>
        </w:rPr>
        <w:t>cell-area</w:t>
      </w:r>
      <w:r>
        <w:rPr>
          <w:rFonts w:cs="Times New Roman"/>
        </w:rPr>
      </w:r>
      <w:commentRangeEnd w:id="76"/>
      <w:r>
        <w:commentReference w:id="76"/>
      </w:r>
      <w:r>
        <w:rPr>
          <w:rFonts w:cs="Times New Roman"/>
        </w:rPr>
        <w:t>)</w:t>
      </w:r>
      <w:ins w:id="225" w:author="Ian" w:date="2019-04-30T17:07:00Z">
        <w:r>
          <w:rPr>
            <w:rFonts w:cs="Times New Roman"/>
          </w:rPr>
          <w:t>,</w:t>
        </w:r>
      </w:ins>
      <w:r>
        <w:rPr>
          <w:rFonts w:cs="Times New Roman"/>
        </w:rPr>
        <w:t xml:space="preserve"> </w:t>
      </w:r>
      <w:del w:id="226" w:author="Ian" w:date="2019-04-30T17:07:00Z">
        <w:r>
          <w:rPr>
            <w:rFonts w:cs="Times New Roman"/>
          </w:rPr>
          <w:delText>at</w:delText>
        </w:r>
      </w:del>
      <w:del w:id="227" w:author="Ian" w:date="2019-04-30T17:05:00Z">
        <w:r>
          <w:rPr>
            <w:rFonts w:cs="Times New Roman"/>
          </w:rPr>
          <w:delText xml:space="preserve"> the</w:delText>
        </w:r>
      </w:del>
      <w:del w:id="228" w:author="Ian" w:date="2019-04-30T17:07:00Z">
        <w:r>
          <w:rPr>
            <w:rFonts w:cs="Times New Roman"/>
          </w:rPr>
          <w:delText xml:space="preserve"> location</w:delText>
        </w:r>
      </w:del>
      <w:del w:id="229" w:author="Ian" w:date="2019-04-30T17:06:00Z">
        <w:r>
          <w:rPr>
            <w:rFonts w:cs="Times New Roman"/>
          </w:rPr>
          <w:delText>;</w:delText>
        </w:r>
      </w:del>
      <w:del w:id="230" w:author="Ian" w:date="2019-04-30T17:07:00Z">
        <w:r>
          <w:rPr>
            <w:rFonts w:cs="Times New Roman"/>
          </w:rPr>
          <w:delText xml:space="preserve"> </w:delText>
        </w:r>
      </w:del>
      <w:r>
        <w:rPr/>
      </w:r>
      <m:oMath xmlns:m="http://schemas.openxmlformats.org/officeDocument/2006/math">
        <m:r>
          <w:rPr>
            <w:rFonts w:ascii="Cambria Math" w:hAnsi="Cambria Math"/>
          </w:rPr>
          <m:t xml:space="preserve">E</m:t>
        </m:r>
      </m:oMath>
      <w:r>
        <w:rPr>
          <w:rFonts w:cs="Times New Roman"/>
        </w:rPr>
        <w:t xml:space="preserve"> is the expected number of births</w:t>
      </w:r>
      <w:del w:id="231" w:author="Ian" w:date="2019-04-30T17:07:00Z">
        <w:r>
          <w:rPr>
            <w:rFonts w:cs="Times New Roman"/>
          </w:rPr>
          <w:delText xml:space="preserve"> at </w:delText>
        </w:r>
      </w:del>
      <w:del w:id="232" w:author="Ian" w:date="2019-04-30T17:06:00Z">
        <w:r>
          <w:rPr>
            <w:rFonts w:cs="Times New Roman"/>
          </w:rPr>
          <w:delText xml:space="preserve">the </w:delText>
        </w:r>
      </w:del>
      <w:del w:id="233" w:author="Ian" w:date="2019-04-30T17:07:00Z">
        <w:r>
          <w:rPr>
            <w:rFonts w:cs="Times New Roman"/>
          </w:rPr>
          <w:delText>location</w:delText>
        </w:r>
      </w:del>
      <w:ins w:id="234" w:author="Ian" w:date="2019-04-30T17:06:00Z">
        <w:r>
          <w:rPr>
            <w:rFonts w:cs="Times New Roman"/>
          </w:rPr>
          <w:t>,</w:t>
        </w:r>
      </w:ins>
      <w:del w:id="235" w:author="Ian" w:date="2019-04-30T17:06:00Z">
        <w:r>
          <w:rPr>
            <w:rFonts w:cs="Times New Roman"/>
          </w:rPr>
          <w:delText>;</w:delText>
        </w:r>
      </w:del>
      <w:r>
        <w:rPr>
          <w:rFonts w:cs="Times New Roman"/>
        </w:rPr>
        <w:t xml:space="preserve"> and </w:t>
      </w:r>
      <w:r>
        <w:rPr/>
      </w:r>
      <m:oMath xmlns:m="http://schemas.openxmlformats.org/officeDocument/2006/math">
        <m:f>
          <m:num>
            <m:r>
              <w:rPr>
                <w:rFonts w:ascii="Cambria Math" w:hAnsi="Cambria Math"/>
              </w:rPr>
              <m:t xml:space="preserve">d</m:t>
            </m:r>
            <m:sSub>
              <m:e>
                <m:r>
                  <w:rPr>
                    <w:rFonts w:ascii="Cambria Math" w:hAnsi="Cambria Math"/>
                  </w:rPr>
                  <m:t xml:space="preserve">N</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num>
          <m:den>
            <m:r>
              <w:rPr>
                <w:rFonts w:ascii="Cambria Math" w:hAnsi="Cambria Math"/>
              </w:rPr>
              <m:t xml:space="preserve">dt</m:t>
            </m:r>
          </m:den>
        </m:f>
      </m:oMath>
      <w:r>
        <w:rPr>
          <w:rFonts w:cs="Times New Roman"/>
        </w:rPr>
        <w:t xml:space="preserve"> is the logistic population growth rate</w:t>
      </w:r>
      <w:del w:id="236" w:author="Ian" w:date="2019-04-30T17:07:00Z">
        <w:r>
          <w:rPr>
            <w:rFonts w:cs="Times New Roman"/>
          </w:rPr>
          <w:delText xml:space="preserve"> at the location</w:delText>
        </w:r>
      </w:del>
      <w:r>
        <w:rPr>
          <w:rFonts w:cs="Times New Roman"/>
        </w:rPr>
        <w:t xml:space="preserve">. </w:t>
      </w:r>
      <w:ins w:id="237" w:author="Ian" w:date="2019-04-30T17:08:00Z">
        <w:r>
          <w:rPr>
            <w:rFonts w:cs="Times New Roman"/>
          </w:rPr>
          <w:t xml:space="preserve">The fitness of </w:t>
        </w:r>
      </w:ins>
      <w:del w:id="238" w:author="Ian" w:date="2019-04-30T17:08:00Z">
        <w:r>
          <w:rPr>
            <w:rFonts w:cs="Times New Roman"/>
          </w:rPr>
          <w:delText>I</w:delText>
        </w:r>
      </w:del>
      <w:ins w:id="239" w:author="Ian" w:date="2019-04-30T17:08:00Z">
        <w:r>
          <w:rPr>
            <w:rFonts w:cs="Times New Roman"/>
          </w:rPr>
          <w:t>i</w:t>
        </w:r>
      </w:ins>
      <w:r>
        <w:rPr>
          <w:rFonts w:cs="Times New Roman"/>
        </w:rPr>
        <w:t xml:space="preserve">ndividual </w:t>
      </w:r>
      <w:r>
        <w:rPr/>
      </w:r>
      <m:oMath xmlns:m="http://schemas.openxmlformats.org/officeDocument/2006/math">
        <m:r>
          <w:rPr>
            <w:rFonts w:ascii="Cambria Math" w:hAnsi="Cambria Math"/>
          </w:rPr>
          <m:t xml:space="preserve">i</m:t>
        </m:r>
      </m:oMath>
      <w:del w:id="240" w:author="Ian" w:date="2019-04-30T17:08:00Z">
        <w:r>
          <w:rPr>
            <w:rFonts w:cs="Times New Roman"/>
          </w:rPr>
          <w:delText>’s fitness</w:delText>
        </w:r>
      </w:del>
      <w:r>
        <w:rPr>
          <w:rFonts w:cs="Times New Roman"/>
        </w:rPr>
        <w:t xml:space="preserve"> for trait </w:t>
      </w:r>
      <w:r>
        <w:rPr/>
      </w:r>
      <m:oMath xmlns:m="http://schemas.openxmlformats.org/officeDocument/2006/math">
        <m:r>
          <w:rPr>
            <w:rFonts w:ascii="Cambria Math" w:hAnsi="Cambria Math"/>
          </w:rPr>
          <m:t xml:space="preserve">p</m:t>
        </m:r>
      </m:oMath>
      <w:r>
        <w:rPr>
          <w:rFonts w:cs="Times New Roman"/>
        </w:rPr>
        <w:t xml:space="preserve"> is calculated as</w:t>
      </w:r>
      <w:del w:id="241" w:author="Ian" w:date="2019-04-30T13:24:00Z">
        <w:r>
          <w:rPr>
            <w:rFonts w:cs="Times New Roman"/>
          </w:rPr>
          <w:delText>:</w:delText>
        </w:r>
      </w:del>
    </w:p>
    <w:p>
      <w:pPr>
        <w:pStyle w:val="TextBody"/>
        <w:spacing w:lineRule="auto" w:line="480" w:before="0" w:after="0"/>
        <w:ind w:left="2160" w:hanging="0"/>
        <w:rPr>
          <w:rFonts w:cs="Times New Roman"/>
        </w:rPr>
      </w:pPr>
      <w:r>
        <w:rPr/>
      </w:r>
      <m:oMath xmlns:m="http://schemas.openxmlformats.org/officeDocument/2006/math">
        <m:sSub>
          <m:e>
            <m:r>
              <w:rPr>
                <w:rFonts w:ascii="Cambria Math" w:hAnsi="Cambria Math"/>
              </w:rPr>
              <m:t xml:space="preserve">ω</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ϕ</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oMath>
      <w:ins w:id="242" w:author="Ian" w:date="2019-04-30T12:58:00Z">
        <w:r>
          <w:rPr>
            <w:rFonts w:cs="Times New Roman"/>
          </w:rPr>
          <w:t xml:space="preserve"> </w:t>
        </w:r>
      </w:ins>
      <w:ins w:id="243" w:author="Ian" w:date="2019-04-30T12:58:00Z">
        <w:r>
          <w:rPr>
            <w:rFonts w:cs="Times New Roman"/>
          </w:rPr>
          <w:t>,</w:t>
          <w:tab/>
          <w:tab/>
          <w:tab/>
          <w:tab/>
          <w:tab/>
          <w:t>(3)</w:t>
        </w:r>
      </w:ins>
    </w:p>
    <w:p>
      <w:pPr>
        <w:pStyle w:val="TextBody"/>
        <w:spacing w:lineRule="auto" w:line="480" w:before="0" w:after="0"/>
        <w:rPr>
          <w:rFonts w:cs="Times New Roman"/>
        </w:rPr>
      </w:pPr>
      <w:r>
        <w:rPr>
          <w:rFonts w:cs="Times New Roman"/>
        </w:rPr>
        <w:t xml:space="preserve">where </w:t>
      </w:r>
      <w:r>
        <w:rPr/>
      </w:r>
      <m:oMath xmlns:m="http://schemas.openxmlformats.org/officeDocument/2006/math">
        <m:sSub>
          <m:e>
            <m:r>
              <w:rPr>
                <w:rFonts w:ascii="Cambria Math" w:hAnsi="Cambria Math"/>
              </w:rPr>
              <m:t xml:space="preserve">ϕ</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rFonts w:cs="Times New Roman"/>
        </w:rPr>
        <w:t xml:space="preserve"> is the selection coefficient on trait </w:t>
      </w:r>
      <w:r>
        <w:rPr/>
      </w:r>
      <m:oMath xmlns:m="http://schemas.openxmlformats.org/officeDocument/2006/math">
        <m:r>
          <w:rPr>
            <w:rFonts w:ascii="Cambria Math" w:hAnsi="Cambria Math"/>
          </w:rPr>
          <m:t xml:space="preserve">p</m:t>
        </m:r>
      </m:oMath>
      <w:r>
        <w:rPr>
          <w:rFonts w:cs="Times New Roman"/>
        </w:rPr>
        <w:t xml:space="preserve"> at </w:t>
      </w:r>
      <w:del w:id="244" w:author="Ian" w:date="2019-04-30T17:09:00Z">
        <w:r>
          <w:rPr>
            <w:rFonts w:cs="Times New Roman"/>
          </w:rPr>
          <w:delText xml:space="preserve">the individual’s </w:delText>
        </w:r>
      </w:del>
      <w:r>
        <w:rPr>
          <w:rFonts w:cs="Times New Roman"/>
        </w:rPr>
        <w:t>location</w:t>
      </w:r>
      <w:ins w:id="245" w:author="Ian" w:date="2019-04-30T17:09:00Z">
        <w:r>
          <w:rPr>
            <w:rFonts w:cs="Times New Roman"/>
          </w:rPr>
          <w:t xml:space="preserve"> </w:t>
        </w:r>
      </w:ins>
      <w:ins w:id="246" w:author="Ian" w:date="2019-04-30T17:09:00Z">
        <w:r>
          <w:rPr>
            <w:rFonts w:cs="Times New Roman"/>
            <w:i/>
          </w:rPr>
          <w:t>x</w:t>
        </w:r>
      </w:ins>
      <w:ins w:id="247" w:author="Ian" w:date="2019-04-30T17:09:00Z">
        <w:r>
          <w:rPr>
            <w:rFonts w:cs="Times New Roman"/>
          </w:rPr>
          <w:t xml:space="preserve">, </w:t>
        </w:r>
      </w:ins>
      <w:ins w:id="248" w:author="Ian" w:date="2019-04-30T17:09:00Z">
        <w:r>
          <w:rPr>
            <w:rFonts w:cs="Times New Roman"/>
            <w:i/>
          </w:rPr>
          <w:t>y</w:t>
        </w:r>
      </w:ins>
      <w:ins w:id="249" w:author="Ian" w:date="2019-04-30T12:46:00Z">
        <w:r>
          <w:rPr>
            <w:rFonts w:cs="Times New Roman"/>
          </w:rPr>
          <w:t>,</w:t>
        </w:r>
      </w:ins>
      <w:del w:id="250" w:author="Ian" w:date="2019-04-30T12:46:00Z">
        <w:r>
          <w:rPr>
            <w:rFonts w:cs="Times New Roman"/>
          </w:rPr>
          <w:delText>;</w:delText>
        </w:r>
      </w:del>
      <w:r>
        <w:rPr>
          <w:rFonts w:cs="Times New Roman"/>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rFonts w:cs="Times New Roman"/>
        </w:rPr>
        <w:t xml:space="preserve"> is the </w:t>
      </w:r>
      <w:del w:id="251" w:author="Ian" w:date="2019-04-30T17:10:00Z">
        <w:r>
          <w:rPr>
            <w:rFonts w:cs="Times New Roman"/>
          </w:rPr>
          <w:delText xml:space="preserve">environmental </w:delText>
        </w:r>
      </w:del>
      <w:r>
        <w:rPr>
          <w:rFonts w:cs="Times New Roman"/>
        </w:rPr>
        <w:t xml:space="preserve">value of the </w:t>
      </w:r>
      <w:ins w:id="252" w:author="Ian" w:date="2019-04-30T17:10:00Z">
        <w:r>
          <w:rPr>
            <w:rFonts w:cs="Times New Roman"/>
          </w:rPr>
          <w:t xml:space="preserve">selection </w:t>
        </w:r>
      </w:ins>
      <w:r>
        <w:rPr>
          <w:rFonts w:cs="Times New Roman"/>
        </w:rPr>
        <w:t xml:space="preserve">layer </w:t>
      </w:r>
      <w:del w:id="253" w:author="Ian" w:date="2019-04-30T17:10:00Z">
        <w:r>
          <w:rPr>
            <w:rFonts w:cs="Times New Roman"/>
          </w:rPr>
          <w:delText xml:space="preserve">that serves as the selective force </w:delText>
        </w:r>
      </w:del>
      <w:r>
        <w:rPr>
          <w:rFonts w:cs="Times New Roman"/>
        </w:rPr>
        <w:t xml:space="preserve">for trait </w:t>
      </w:r>
      <w:r>
        <w:rPr/>
      </w:r>
      <m:oMath xmlns:m="http://schemas.openxmlformats.org/officeDocument/2006/math">
        <m:r>
          <w:rPr>
            <w:rFonts w:ascii="Cambria Math" w:hAnsi="Cambria Math"/>
          </w:rPr>
          <m:t xml:space="preserve">p</m:t>
        </m:r>
      </m:oMath>
      <w:del w:id="254" w:author="Ian" w:date="2019-04-30T17:11:00Z">
        <w:r>
          <w:rPr>
            <w:rFonts w:cs="Times New Roman"/>
          </w:rPr>
          <w:delText>,</w:delText>
        </w:r>
      </w:del>
      <w:ins w:id="255" w:author="Ian" w:date="2019-04-30T17:11:00Z">
        <w:r>
          <w:rPr>
            <w:rFonts w:cs="Times New Roman"/>
          </w:rPr>
          <w:t xml:space="preserve"> at location </w:t>
        </w:r>
      </w:ins>
      <w:ins w:id="256" w:author="Ian" w:date="2019-04-30T17:11:00Z">
        <w:r>
          <w:rPr>
            <w:rFonts w:cs="Times New Roman"/>
            <w:i/>
          </w:rPr>
          <w:t>x, y</w:t>
        </w:r>
      </w:ins>
      <w:ins w:id="257" w:author="Ian" w:date="2019-04-30T17:11:00Z">
        <w:r>
          <w:rPr>
            <w:rFonts w:cs="Times New Roman"/>
          </w:rPr>
          <w:t>,</w:t>
        </w:r>
      </w:ins>
      <w:r>
        <w:rPr>
          <w:rFonts w:cs="Times New Roman"/>
        </w:rPr>
        <w:t xml:space="preserve"> </w:t>
      </w:r>
      <w:r>
        <w:rPr/>
      </w:r>
      <m:oMath xmlns:m="http://schemas.openxmlformats.org/officeDocument/2006/math">
        <m:sSub>
          <m:e>
            <m:r>
              <w:rPr>
                <w:rFonts w:ascii="Cambria Math" w:hAnsi="Cambria Math"/>
              </w:rPr>
              <m:t xml:space="preserve">γ</m:t>
            </m:r>
          </m:e>
          <m:sub>
            <m:r>
              <w:rPr>
                <w:rFonts w:ascii="Cambria Math" w:hAnsi="Cambria Math"/>
              </w:rPr>
              <m:t xml:space="preserve">p</m:t>
            </m:r>
          </m:sub>
        </m:sSub>
      </m:oMath>
      <w:r>
        <w:rPr>
          <w:rFonts w:cs="Times New Roman"/>
        </w:rPr>
        <w:t xml:space="preserve"> defines the curvature of the fitness function for trait </w:t>
      </w:r>
      <w:r>
        <w:rPr/>
      </w:r>
      <m:oMath xmlns:m="http://schemas.openxmlformats.org/officeDocument/2006/math">
        <m:r>
          <w:rPr>
            <w:rFonts w:ascii="Cambria Math" w:hAnsi="Cambria Math"/>
          </w:rPr>
          <m:t xml:space="preserve">p</m:t>
        </m:r>
      </m:oMath>
      <w:r>
        <w:rPr>
          <w:rFonts w:cs="Times New Roman"/>
        </w:rPr>
        <w:t xml:space="preserve">, and </w:t>
      </w:r>
      <w:r>
        <w:rPr/>
      </w:r>
      <m:oMath xmlns:m="http://schemas.openxmlformats.org/officeDocument/2006/math">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oMath>
      <w:r>
        <w:rPr>
          <w:rFonts w:cs="Times New Roman"/>
        </w:rPr>
        <w:t xml:space="preserve"> is</w:t>
      </w:r>
      <w:ins w:id="258" w:author="Ian" w:date="2019-04-30T17:12:00Z">
        <w:r>
          <w:rPr>
            <w:rFonts w:cs="Times New Roman"/>
          </w:rPr>
          <w:t xml:space="preserve"> the phenotype of</w:t>
        </w:r>
      </w:ins>
      <w:r>
        <w:rPr>
          <w:rFonts w:cs="Times New Roman"/>
        </w:rPr>
        <w:t xml:space="preserve"> individual </w:t>
      </w:r>
      <w:r>
        <w:rPr/>
      </w:r>
      <m:oMath xmlns:m="http://schemas.openxmlformats.org/officeDocument/2006/math">
        <m:r>
          <w:rPr>
            <w:rFonts w:ascii="Cambria Math" w:hAnsi="Cambria Math"/>
          </w:rPr>
          <m:t xml:space="preserve">i</m:t>
        </m:r>
      </m:oMath>
      <w:del w:id="259" w:author="Ian" w:date="2019-04-30T17:12:00Z">
        <w:r>
          <w:rPr>
            <w:rFonts w:cs="Times New Roman"/>
          </w:rPr>
          <w:delText xml:space="preserve">’s phenotype </w:delText>
        </w:r>
      </w:del>
      <w:ins w:id="260" w:author="Ian" w:date="2019-04-30T17:12:00Z">
        <w:r>
          <w:rPr>
            <w:rFonts w:cs="Times New Roman"/>
          </w:rPr>
          <w:t xml:space="preserve"> </w:t>
        </w:r>
      </w:ins>
      <w:r>
        <w:rPr>
          <w:rFonts w:cs="Times New Roman"/>
        </w:rPr>
        <w:t xml:space="preserve">for trait </w:t>
      </w:r>
      <w:r>
        <w:rPr/>
      </w:r>
      <m:oMath xmlns:m="http://schemas.openxmlformats.org/officeDocument/2006/math">
        <m:r>
          <w:rPr>
            <w:rFonts w:ascii="Cambria Math" w:hAnsi="Cambria Math"/>
          </w:rPr>
          <m:t xml:space="preserve">p</m:t>
        </m:r>
      </m:oMath>
      <w:r>
        <w:rPr>
          <w:rFonts w:cs="Times New Roman"/>
        </w:rPr>
        <w:t xml:space="preserve">. </w:t>
      </w:r>
      <w:del w:id="261" w:author="Ian" w:date="2019-04-30T17:13:00Z">
        <w:r>
          <w:rPr>
            <w:rFonts w:cs="Times New Roman"/>
          </w:rPr>
          <w:delText>And individual’s</w:delText>
        </w:r>
      </w:del>
      <w:ins w:id="262" w:author="Ian" w:date="2019-04-30T17:13:00Z">
        <w:r>
          <w:rPr>
            <w:rFonts w:cs="Times New Roman"/>
          </w:rPr>
          <w:t>That</w:t>
        </w:r>
      </w:ins>
      <w:r>
        <w:rPr>
          <w:rFonts w:cs="Times New Roman"/>
        </w:rPr>
        <w:t xml:space="preserve"> phenotype is a result of the additive effects of that individual’s genotypes at all </w:t>
      </w:r>
      <w:del w:id="263" w:author="Ian" w:date="2019-04-30T17:13:00Z">
        <w:r>
          <w:rPr>
            <w:rFonts w:cs="Times New Roman"/>
          </w:rPr>
          <w:delText xml:space="preserve">influencing </w:delText>
        </w:r>
      </w:del>
      <w:ins w:id="264" w:author="Ian" w:date="2019-04-30T17:13:00Z">
        <w:r>
          <w:rPr>
            <w:rFonts w:cs="Times New Roman"/>
          </w:rPr>
          <w:t xml:space="preserve">underlying </w:t>
        </w:r>
      </w:ins>
      <w:r>
        <w:rPr>
          <w:rFonts w:cs="Times New Roman"/>
        </w:rPr>
        <w:t>loci</w:t>
      </w:r>
      <w:ins w:id="265" w:author="Ian" w:date="2019-04-30T17:13:00Z">
        <w:r>
          <w:rPr>
            <w:rFonts w:cs="Times New Roman"/>
          </w:rPr>
          <w:t xml:space="preserve"> </w:t>
        </w:r>
      </w:ins>
      <w:del w:id="266" w:author="Ian" w:date="2019-04-30T17:13:00Z">
        <w:r>
          <w:rPr>
            <w:rFonts w:cs="Times New Roman"/>
          </w:rPr>
          <w:delText>—Geonomics does not model epistasis—</w:delText>
        </w:r>
      </w:del>
      <w:r>
        <w:rPr>
          <w:rFonts w:cs="Times New Roman"/>
        </w:rPr>
        <w:t>and is calculated as</w:t>
      </w:r>
      <w:del w:id="267" w:author="Ian" w:date="2019-04-30T17:13:00Z">
        <w:r>
          <w:rPr>
            <w:rFonts w:cs="Times New Roman"/>
          </w:rPr>
          <w:delText>:</w:delText>
        </w:r>
      </w:del>
    </w:p>
    <w:p>
      <w:pPr>
        <w:pStyle w:val="TextBody"/>
        <w:spacing w:lineRule="auto" w:line="480" w:before="0" w:after="0"/>
        <w:ind w:left="2160" w:hanging="0"/>
        <w:rPr>
          <w:rFonts w:cs="Times New Roman"/>
        </w:rPr>
      </w:pPr>
      <w:r>
        <w:rPr/>
      </w:r>
      <m:oMath xmlns:m="http://schemas.openxmlformats.org/officeDocument/2006/math">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α</m:t>
                </m:r>
              </m:e>
              <m:sub>
                <m:r>
                  <w:rPr>
                    <w:rFonts w:ascii="Cambria Math" w:hAnsi="Cambria Math"/>
                  </w:rPr>
                  <m:t xml:space="preserve">p</m:t>
                </m:r>
                <m:r>
                  <w:rPr>
                    <w:rFonts w:ascii="Cambria Math" w:hAnsi="Cambria Math"/>
                  </w:rPr>
                  <m:t xml:space="preserve">,</m:t>
                </m:r>
                <m:r>
                  <w:rPr>
                    <w:rFonts w:ascii="Cambria Math" w:hAnsi="Cambria Math"/>
                  </w:rPr>
                  <m:t xml:space="preserve">l</m:t>
                </m:r>
              </m:sub>
            </m:sSub>
          </m:e>
        </m:nary>
        <m:sSub>
          <m:e>
            <m:r>
              <w:rPr>
                <w:rFonts w:ascii="Cambria Math" w:hAnsi="Cambria Math"/>
              </w:rPr>
              <m:t xml:space="preserve">g</m:t>
            </m:r>
          </m:e>
          <m:sub>
            <m:r>
              <w:rPr>
                <w:rFonts w:ascii="Cambria Math" w:hAnsi="Cambria Math"/>
              </w:rPr>
              <m:t xml:space="preserve">i</m:t>
            </m:r>
            <m:r>
              <w:rPr>
                <w:rFonts w:ascii="Cambria Math" w:hAnsi="Cambria Math"/>
              </w:rPr>
              <m:t xml:space="preserve">,</m:t>
            </m:r>
            <m:r>
              <w:rPr>
                <w:rFonts w:ascii="Cambria Math" w:hAnsi="Cambria Math"/>
              </w:rPr>
              <m:t xml:space="preserve">l</m:t>
            </m:r>
          </m:sub>
        </m:sSub>
      </m:oMath>
      <w:ins w:id="268" w:author="Ian" w:date="2019-04-30T12:58:00Z">
        <w:r>
          <w:rPr>
            <w:rFonts w:cs="Times New Roman"/>
          </w:rPr>
          <w:t xml:space="preserve"> </w:t>
        </w:r>
      </w:ins>
      <w:ins w:id="269" w:author="Ian" w:date="2019-04-30T12:58:00Z">
        <w:r>
          <w:rPr>
            <w:rFonts w:cs="Times New Roman"/>
          </w:rPr>
          <w:t>,</w:t>
          <w:tab/>
          <w:tab/>
          <w:tab/>
          <w:tab/>
          <w:tab/>
          <w:tab/>
          <w:t>(4)</w:t>
        </w:r>
      </w:ins>
    </w:p>
    <w:p>
      <w:pPr>
        <w:pStyle w:val="TextBody"/>
        <w:spacing w:lineRule="auto" w:line="480" w:before="0" w:after="0"/>
        <w:rPr>
          <w:rFonts w:cs="Times New Roman"/>
        </w:rPr>
      </w:pPr>
      <w:r>
        <w:rPr>
          <w:rFonts w:cs="Times New Roman"/>
        </w:rPr>
        <w:t xml:space="preserve">where </w:t>
      </w:r>
      <w:r>
        <w:rPr/>
      </w:r>
      <m:oMath xmlns:m="http://schemas.openxmlformats.org/officeDocument/2006/math">
        <m:r>
          <w:rPr>
            <w:rFonts w:ascii="Cambria Math" w:hAnsi="Cambria Math"/>
          </w:rPr>
          <m:t xml:space="preserve">n</m:t>
        </m:r>
      </m:oMath>
      <w:r>
        <w:rPr>
          <w:rFonts w:cs="Times New Roman"/>
        </w:rPr>
        <w:t xml:space="preserve"> is the number of loci, </w:t>
      </w:r>
      <w:r>
        <w:rPr/>
      </w:r>
      <m:oMath xmlns:m="http://schemas.openxmlformats.org/officeDocument/2006/math">
        <m:r>
          <w:rPr>
            <w:rFonts w:ascii="Cambria Math" w:hAnsi="Cambria Math"/>
          </w:rPr>
          <m:t xml:space="preserve">α</m:t>
        </m:r>
      </m:oMath>
      <w:r>
        <w:rPr>
          <w:rFonts w:cs="Times New Roman"/>
        </w:rPr>
        <w:t xml:space="preserve"> is </w:t>
      </w:r>
      <w:ins w:id="270" w:author="Ian" w:date="2019-04-30T17:13:00Z">
        <w:r>
          <w:rPr>
            <w:rFonts w:cs="Times New Roman"/>
          </w:rPr>
          <w:t>the</w:t>
        </w:r>
      </w:ins>
      <w:del w:id="271" w:author="Ian" w:date="2019-04-30T17:13:00Z">
        <w:r>
          <w:rPr>
            <w:rFonts w:cs="Times New Roman"/>
          </w:rPr>
          <w:delText>a locus’</w:delText>
        </w:r>
      </w:del>
      <w:r>
        <w:rPr>
          <w:rFonts w:cs="Times New Roman"/>
        </w:rPr>
        <w:t xml:space="preserve"> effect size</w:t>
      </w:r>
      <w:ins w:id="272" w:author="Ian" w:date="2019-04-30T17:13:00Z">
        <w:r>
          <w:rPr>
            <w:rFonts w:cs="Times New Roman"/>
          </w:rPr>
          <w:t xml:space="preserve"> of locus</w:t>
        </w:r>
      </w:ins>
      <w:ins w:id="273" w:author="Ian" w:date="2019-04-30T17:14:00Z">
        <w:r>
          <w:rPr>
            <w:rFonts w:cs="Times New Roman"/>
          </w:rPr>
          <w:t xml:space="preserve"> </w:t>
        </w:r>
      </w:ins>
      <w:ins w:id="274" w:author="Ian" w:date="2019-04-30T17:14:00Z">
        <w:r>
          <w:rPr>
            <w:rFonts w:cs="Times New Roman"/>
            <w:i/>
          </w:rPr>
          <w:t>l</w:t>
        </w:r>
      </w:ins>
      <w:ins w:id="275" w:author="Ian" w:date="2019-04-30T17:14:00Z">
        <w:r>
          <w:rPr>
            <w:rFonts w:cs="Times New Roman"/>
          </w:rPr>
          <w:t xml:space="preserve"> on trait </w:t>
        </w:r>
      </w:ins>
      <w:ins w:id="276" w:author="Ian" w:date="2019-04-30T17:14:00Z">
        <w:r>
          <w:rPr>
            <w:rFonts w:cs="Times New Roman"/>
            <w:i/>
          </w:rPr>
          <w:t>p</w:t>
        </w:r>
      </w:ins>
      <w:r>
        <w:rPr>
          <w:rFonts w:cs="Times New Roman"/>
        </w:rPr>
        <w:t xml:space="preserve">, </w:t>
      </w:r>
      <w:r>
        <w:rPr/>
      </w:r>
      <m:oMath xmlns:m="http://schemas.openxmlformats.org/officeDocument/2006/math">
        <m:r>
          <w:rPr>
            <w:rFonts w:ascii="Cambria Math" w:hAnsi="Cambria Math"/>
          </w:rPr>
          <m:t xml:space="preserve">g</m:t>
        </m:r>
      </m:oMath>
      <w:r>
        <w:rPr>
          <w:rFonts w:cs="Times New Roman"/>
        </w:rPr>
        <w:t xml:space="preserve"> is the </w:t>
      </w:r>
      <w:del w:id="277" w:author="Ian" w:date="2019-04-30T17:14:00Z">
        <w:r>
          <w:rPr>
            <w:rFonts w:cs="Times New Roman"/>
          </w:rPr>
          <w:delText xml:space="preserve">individual’s </w:delText>
        </w:r>
      </w:del>
      <w:r>
        <w:rPr>
          <w:rFonts w:cs="Times New Roman"/>
        </w:rPr>
        <w:t>genotype</w:t>
      </w:r>
      <w:ins w:id="278" w:author="Ian" w:date="2019-04-30T17:14:00Z">
        <w:r>
          <w:rPr>
            <w:rFonts w:cs="Times New Roman"/>
          </w:rPr>
          <w:t xml:space="preserve"> at locus </w:t>
        </w:r>
      </w:ins>
      <w:ins w:id="279" w:author="Ian" w:date="2019-04-30T17:14:00Z">
        <w:r>
          <w:rPr>
            <w:rFonts w:cs="Times New Roman"/>
            <w:i/>
          </w:rPr>
          <w:t>l</w:t>
        </w:r>
      </w:ins>
      <w:ins w:id="280" w:author="Ian" w:date="2019-04-30T17:14:00Z">
        <w:r>
          <w:rPr>
            <w:rFonts w:cs="Times New Roman"/>
          </w:rPr>
          <w:t xml:space="preserve"> for individual </w:t>
        </w:r>
      </w:ins>
      <w:ins w:id="281" w:author="Ian" w:date="2019-04-30T17:14:00Z">
        <w:r>
          <w:rPr>
            <w:rFonts w:cs="Times New Roman"/>
            <w:i/>
          </w:rPr>
          <w:t>i</w:t>
        </w:r>
      </w:ins>
      <w:r>
        <w:rPr>
          <w:rFonts w:cs="Times New Roman"/>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0</m:t>
            </m:r>
          </m:sub>
        </m:sSub>
      </m:oMath>
      <w:r>
        <w:rPr>
          <w:rFonts w:cs="Times New Roman"/>
        </w:rPr>
        <w:t xml:space="preserve"> </w:t>
      </w:r>
      <w:del w:id="282" w:author="Ian" w:date="2019-04-30T17:15:00Z">
        <w:r>
          <w:rPr>
            <w:rFonts w:cs="Times New Roman"/>
          </w:rPr>
          <w:delText xml:space="preserve">is </w:delText>
        </w:r>
      </w:del>
      <w:ins w:id="283" w:author="Ian" w:date="2019-04-30T17:15:00Z">
        <w:r>
          <w:rPr>
            <w:rFonts w:cs="Times New Roman"/>
          </w:rPr>
          <w:t xml:space="preserve">equals </w:t>
        </w:r>
      </w:ins>
      <w:r>
        <w:rPr>
          <w:rFonts w:cs="Times New Roman"/>
        </w:rPr>
        <w:t>0 for monogenic traits</w:t>
      </w:r>
      <w:ins w:id="284" w:author="Ian" w:date="2019-04-30T17:15:00Z">
        <w:r>
          <w:rPr>
            <w:rFonts w:cs="Times New Roman"/>
          </w:rPr>
          <w:t xml:space="preserve"> or</w:t>
        </w:r>
      </w:ins>
      <w:del w:id="285" w:author="Ian" w:date="2019-04-30T17:15:00Z">
        <w:r>
          <w:rPr>
            <w:rFonts w:cs="Times New Roman"/>
          </w:rPr>
          <w:delText>,</w:delText>
        </w:r>
      </w:del>
      <w:r>
        <w:rPr>
          <w:rFonts w:cs="Times New Roman"/>
        </w:rPr>
        <w:t xml:space="preserve"> 0.5 for polygenic traits.</w:t>
      </w:r>
    </w:p>
    <w:p>
      <w:pPr>
        <w:pStyle w:val="TextBody"/>
        <w:spacing w:lineRule="auto" w:line="480" w:before="0" w:after="0"/>
        <w:rPr/>
      </w:pPr>
      <w:ins w:id="286" w:author="Ian" w:date="2019-04-26T12:39:00Z">
        <w:r>
          <w:rPr>
            <w:rFonts w:cs="Times New Roman"/>
          </w:rPr>
          <w:tab/>
        </w:r>
      </w:ins>
      <w:r>
        <w:rPr>
          <w:rFonts w:cs="Times New Roman"/>
        </w:rPr>
        <w:t xml:space="preserve">Environmental and demographic change events can </w:t>
      </w:r>
      <w:del w:id="287" w:author="Ian" w:date="2019-04-30T17:34:00Z">
        <w:r>
          <w:rPr>
            <w:rFonts w:cs="Times New Roman"/>
          </w:rPr>
          <w:delText xml:space="preserve">be scheduled to </w:delText>
        </w:r>
      </w:del>
      <w:r>
        <w:rPr>
          <w:rFonts w:cs="Times New Roman"/>
        </w:rPr>
        <w:t xml:space="preserve">occur over any </w:t>
      </w:r>
      <w:del w:id="288" w:author="Ian" w:date="2019-04-30T17:34:00Z">
        <w:r>
          <w:rPr>
            <w:rFonts w:cs="Times New Roman"/>
          </w:rPr>
          <w:delText xml:space="preserve">desired </w:delText>
        </w:r>
      </w:del>
      <w:r>
        <w:rPr>
          <w:rFonts w:cs="Times New Roman"/>
        </w:rPr>
        <w:t xml:space="preserve">portion of </w:t>
      </w:r>
      <w:del w:id="289" w:author="Ian" w:date="2019-04-30T17:34:00Z">
        <w:r>
          <w:rPr>
            <w:rFonts w:cs="Times New Roman"/>
          </w:rPr>
          <w:delText xml:space="preserve">the total time of </w:delText>
        </w:r>
      </w:del>
      <w:r>
        <w:rPr>
          <w:rFonts w:cs="Times New Roman"/>
        </w:rPr>
        <w:t>a run. Each event unfolds through a series of incremental changes</w:t>
      </w:r>
      <w:del w:id="290" w:author="Ian" w:date="2019-04-30T17:35:00Z">
        <w:r>
          <w:rPr>
            <w:rFonts w:cs="Times New Roman"/>
          </w:rPr>
          <w:delText>,</w:delText>
        </w:r>
      </w:del>
      <w:r>
        <w:rPr>
          <w:rFonts w:cs="Times New Roman"/>
        </w:rPr>
        <w:t xml:space="preserve"> </w:t>
      </w:r>
      <w:del w:id="291" w:author="Ian" w:date="2019-04-30T17:35:00Z">
        <w:r>
          <w:rPr>
            <w:rFonts w:cs="Times New Roman"/>
          </w:rPr>
          <w:delText xml:space="preserve">which </w:delText>
        </w:r>
      </w:del>
      <w:ins w:id="292" w:author="Ian" w:date="2019-04-30T17:35:00Z">
        <w:r>
          <w:rPr>
            <w:rFonts w:cs="Times New Roman"/>
          </w:rPr>
          <w:t xml:space="preserve">that </w:t>
        </w:r>
      </w:ins>
      <w:r>
        <w:rPr>
          <w:rFonts w:cs="Times New Roman"/>
        </w:rPr>
        <w:t xml:space="preserve">occur at </w:t>
      </w:r>
      <w:del w:id="293" w:author="Ian" w:date="2019-04-30T17:35:00Z">
        <w:r>
          <w:rPr>
            <w:rFonts w:cs="Times New Roman"/>
          </w:rPr>
          <w:delText xml:space="preserve">the </w:delText>
        </w:r>
      </w:del>
      <w:ins w:id="294" w:author="Ian" w:date="2019-04-30T17:35:00Z">
        <w:r>
          <w:rPr>
            <w:rFonts w:cs="Times New Roman"/>
          </w:rPr>
          <w:t xml:space="preserve">specified </w:t>
        </w:r>
      </w:ins>
      <w:r>
        <w:rPr>
          <w:rFonts w:cs="Times New Roman"/>
        </w:rPr>
        <w:t>time</w:t>
      </w:r>
      <w:ins w:id="295" w:author="Ian" w:date="2019-04-30T17:35:00Z">
        <w:r>
          <w:rPr>
            <w:rFonts w:cs="Times New Roman"/>
          </w:rPr>
          <w:t xml:space="preserve"> </w:t>
        </w:r>
      </w:ins>
      <w:r>
        <w:rPr>
          <w:rFonts w:cs="Times New Roman"/>
        </w:rPr>
        <w:t>steps</w:t>
      </w:r>
      <w:del w:id="296" w:author="Ian" w:date="2019-04-30T17:35:00Z">
        <w:r>
          <w:rPr>
            <w:rFonts w:cs="Times New Roman"/>
          </w:rPr>
          <w:delText xml:space="preserve"> specified in the parameters file</w:delText>
        </w:r>
      </w:del>
      <w:r>
        <w:rPr>
          <w:rFonts w:cs="Times New Roman"/>
        </w:rPr>
        <w:t xml:space="preserve">. </w:t>
      </w:r>
      <w:commentRangeStart w:id="77"/>
      <w:r>
        <w:rPr>
          <w:rFonts w:cs="Times New Roman"/>
        </w:rPr>
        <w:t>In similar fashion, statistics are calculated and data are collected at time steps for which they are parameterized.</w:t>
      </w:r>
      <w:commentRangeEnd w:id="77"/>
      <w:r>
        <w:commentReference w:id="77"/>
      </w:r>
      <w:r>
        <w:rPr>
          <w:rFonts w:cs="Times New Roman"/>
        </w:rPr>
      </w:r>
    </w:p>
    <w:p>
      <w:pPr>
        <w:pStyle w:val="TextBody"/>
        <w:spacing w:lineRule="auto" w:line="480" w:before="0" w:after="0"/>
        <w:rPr>
          <w:rFonts w:cs="Times New Roman"/>
          <w:ins w:id="309" w:author="Ian" w:date="2019-04-30T15:47:00Z"/>
        </w:rPr>
      </w:pPr>
      <w:ins w:id="297" w:author="Ian" w:date="2019-04-30T17:35:00Z">
        <w:r>
          <w:rPr>
            <w:rFonts w:cs="Times New Roman"/>
          </w:rPr>
          <w:tab/>
        </w:r>
      </w:ins>
      <w:ins w:id="298" w:author="Ian" w:date="2019-04-30T17:38:00Z">
        <w:r>
          <w:rPr>
            <w:rFonts w:cs="Times New Roman"/>
          </w:rPr>
          <w:t>The parameters for all of the components and operations are set from a single parameters file</w:t>
        </w:r>
      </w:ins>
      <w:ins w:id="299" w:author="Ian" w:date="2019-04-30T17:39:00Z">
        <w:r>
          <w:rPr>
            <w:rFonts w:cs="Times New Roman"/>
          </w:rPr>
          <w:t xml:space="preserve"> that can easily be edited from an existing template.  The </w:t>
        </w:r>
      </w:ins>
      <w:ins w:id="300" w:author="Ian" w:date="2019-04-30T17:40:00Z">
        <w:r>
          <w:rPr>
            <w:rFonts w:cs="Times New Roman"/>
          </w:rPr>
          <w:t xml:space="preserve">parameters file is then made into a model object and the model is run, allowing users to start a Geonomics simulation with as </w:t>
        </w:r>
      </w:ins>
      <w:ins w:id="301" w:author="Ian" w:date="2019-04-30T17:41:00Z">
        <w:r>
          <w:rPr>
            <w:rFonts w:cs="Times New Roman"/>
          </w:rPr>
          <w:t>few as three commands.</w:t>
        </w:r>
      </w:ins>
      <w:ins w:id="302" w:author="Ian" w:date="2019-04-30T17:40:00Z">
        <w:r>
          <w:rPr>
            <w:rFonts w:cs="Times New Roman"/>
          </w:rPr>
          <w:t xml:space="preserve"> </w:t>
        </w:r>
      </w:ins>
      <w:del w:id="303" w:author="Ian" w:date="2019-04-30T17:38:00Z">
        <w:r>
          <w:rPr>
            <w:rFonts w:cs="Times New Roman"/>
          </w:rPr>
          <w:delText>Geonomics is designed as an object-oriented scripting framework with both basic and advanced modes. The basic mode simply requires users to call a first command to create a template parameters file</w:delText>
        </w:r>
      </w:del>
      <w:del w:id="304" w:author="Ian" w:date="2019-04-30T17:36:00Z">
        <w:r>
          <w:rPr>
            <w:rFonts w:cs="Times New Roman"/>
          </w:rPr>
          <w:delText xml:space="preserve"> (which they must then edit as desired)</w:delText>
        </w:r>
      </w:del>
      <w:del w:id="305" w:author="Ian" w:date="2019-04-30T17:38:00Z">
        <w:r>
          <w:rPr>
            <w:rFonts w:cs="Times New Roman"/>
          </w:rPr>
          <w:delText xml:space="preserve">, a second command to create a model object from that parameters file, and a third command to </w:delText>
        </w:r>
      </w:del>
      <w:del w:id="306" w:author="Ian" w:date="2019-04-30T17:36:00Z">
        <w:r>
          <w:rPr>
            <w:rFonts w:cs="Times New Roman"/>
          </w:rPr>
          <w:delText xml:space="preserve">then </w:delText>
        </w:r>
      </w:del>
      <w:del w:id="307" w:author="Ian" w:date="2019-04-30T17:38:00Z">
        <w:r>
          <w:rPr>
            <w:rFonts w:cs="Times New Roman"/>
          </w:rPr>
          <w:delText xml:space="preserve">run the desired number of runs for that model. </w:delText>
        </w:r>
      </w:del>
      <w:commentRangeStart w:id="78"/>
      <w:r>
        <w:rPr>
          <w:rFonts w:cs="Times New Roman"/>
        </w:rPr>
        <w:t xml:space="preserve">The advanced mode allows users to write more detailed scripts that make modifications to the components of their models, or to collect custom data from their model, by calling custom functions before a model is run, between any timesteps, or after a run is complete. </w:t>
      </w:r>
      <w:r>
        <w:rPr>
          <w:rFonts w:cs="Times New Roman"/>
        </w:rPr>
      </w:r>
      <w:del w:id="308" w:author="Ian" w:date="2019-04-29T15:17:00Z">
        <w:commentRangeEnd w:id="78"/>
        <w:r>
          <w:commentReference w:id="78"/>
        </w:r>
        <w:r>
          <w:rPr>
            <w:rFonts w:cs="Times New Roman"/>
          </w:rPr>
          <w:delText>(This is what makes Geonomics so extensible—because it is a Python package, users can call on the full spectrum of Python functionality to design custom code that operates on their Geonomics objects.)</w:delText>
        </w:r>
      </w:del>
    </w:p>
    <w:p>
      <w:pPr>
        <w:pStyle w:val="TextBody"/>
        <w:spacing w:lineRule="auto" w:line="480" w:before="0" w:after="0"/>
        <w:rPr>
          <w:rFonts w:cs="Times New Roman"/>
        </w:rPr>
      </w:pPr>
      <w:r>
        <w:rPr>
          <w:rFonts w:cs="Times New Roman"/>
        </w:rPr>
      </w:r>
    </w:p>
    <w:p>
      <w:pPr>
        <w:pStyle w:val="Heading2"/>
        <w:numPr>
          <w:ilvl w:val="1"/>
          <w:numId w:val="3"/>
        </w:numPr>
        <w:tabs>
          <w:tab w:val="clear" w:pos="720"/>
          <w:tab w:val="left" w:pos="0" w:leader="none"/>
        </w:tabs>
        <w:spacing w:lineRule="auto" w:line="480" w:before="0" w:after="0"/>
        <w:rPr>
          <w:rFonts w:ascii="Times New Roman" w:hAnsi="Times New Roman" w:cs="Times New Roman"/>
          <w:b w:val="false"/>
          <w:b w:val="false"/>
          <w:sz w:val="24"/>
          <w:szCs w:val="24"/>
        </w:rPr>
      </w:pPr>
      <w:bookmarkStart w:id="6" w:name="validation"/>
      <w:r>
        <w:rPr>
          <w:rFonts w:cs="Times New Roman" w:ascii="Times New Roman" w:hAnsi="Times New Roman"/>
          <w:b w:val="false"/>
          <w:sz w:val="24"/>
          <w:szCs w:val="24"/>
          <w:rPrChange w:id="0" w:author="Ian" w:date="2019-04-30T12:43:00Z">
            <w:rPr>
              <w:sz w:val="24"/>
              <w:szCs w:val="24"/>
              <w:rFonts w:ascii="Times New Roman" w:hAnsi="Times New Roman" w:cs="Times New Roman"/>
            </w:rPr>
          </w:rPrChange>
        </w:rPr>
        <w:t>Validation</w:t>
      </w:r>
      <w:bookmarkEnd w:id="6"/>
    </w:p>
    <w:p>
      <w:pPr>
        <w:pStyle w:val="Firstparagraph"/>
        <w:spacing w:lineRule="auto" w:line="480"/>
        <w:rPr>
          <w:rFonts w:cs="Times New Roman"/>
        </w:rPr>
      </w:pPr>
      <w:ins w:id="311" w:author="Ian" w:date="2019-04-26T12:39:00Z">
        <w:r>
          <w:rPr>
            <w:rFonts w:cs="Times New Roman"/>
          </w:rPr>
          <w:tab/>
        </w:r>
      </w:ins>
      <w:r>
        <w:rPr>
          <w:rFonts w:cs="Times New Roman"/>
        </w:rPr>
        <w:t xml:space="preserve">We have run a series of tests to </w:t>
      </w:r>
      <w:commentRangeStart w:id="79"/>
      <w:r>
        <w:rPr>
          <w:rFonts w:cs="Times New Roman"/>
        </w:rPr>
        <w:t xml:space="preserve">statistically and heuristically </w:t>
      </w:r>
      <w:r>
        <w:rPr>
          <w:rFonts w:cs="Times New Roman"/>
        </w:rPr>
      </w:r>
      <w:commentRangeEnd w:id="79"/>
      <w:r>
        <w:commentReference w:id="79"/>
      </w:r>
      <w:r>
        <w:rPr/>
        <w:commentReference w:id="80"/>
      </w:r>
      <w:r>
        <w:rPr>
          <w:rFonts w:cs="Times New Roman"/>
        </w:rPr>
        <w:t xml:space="preserve">validate Geonomics’ </w:t>
      </w:r>
      <w:commentRangeStart w:id="81"/>
      <w:r>
        <w:rPr>
          <w:rFonts w:cs="Times New Roman"/>
        </w:rPr>
        <w:t>full range of functionality</w:t>
      </w:r>
      <w:r>
        <w:rPr>
          <w:rFonts w:cs="Times New Roman"/>
        </w:rPr>
      </w:r>
      <w:commentRangeEnd w:id="81"/>
      <w:r>
        <w:commentReference w:id="81"/>
      </w:r>
      <w:r>
        <w:rPr>
          <w:rFonts w:cs="Times New Roman"/>
        </w:rPr>
        <w:t xml:space="preserve">. </w:t>
      </w:r>
      <w:commentRangeStart w:id="82"/>
      <w:r>
        <w:rPr>
          <w:rFonts w:cs="Times New Roman"/>
        </w:rPr>
        <w:t xml:space="preserve">All test results matched expectations </w:t>
      </w:r>
      <w:r>
        <w:rPr>
          <w:rFonts w:cs="Times New Roman"/>
        </w:rPr>
      </w:r>
      <w:commentRangeEnd w:id="82"/>
      <w:r>
        <w:commentReference w:id="82"/>
      </w:r>
      <w:r>
        <w:rPr>
          <w:rFonts w:cs="Times New Roman"/>
        </w:rPr>
        <w:t xml:space="preserve">based on </w:t>
      </w:r>
      <w:commentRangeStart w:id="83"/>
      <w:r>
        <w:rPr>
          <w:rFonts w:cs="Times New Roman"/>
        </w:rPr>
        <w:t xml:space="preserve">population-genetic </w:t>
      </w:r>
      <w:r>
        <w:rPr>
          <w:rFonts w:cs="Times New Roman"/>
        </w:rPr>
      </w:r>
      <w:commentRangeEnd w:id="83"/>
      <w:r>
        <w:commentReference w:id="83"/>
      </w:r>
      <w:r>
        <w:rPr/>
        <w:commentReference w:id="84"/>
      </w:r>
      <w:r>
        <w:rPr>
          <w:rFonts w:cs="Times New Roman"/>
        </w:rPr>
        <w:t>and genomic theory. (</w:t>
      </w:r>
      <w:commentRangeStart w:id="85"/>
      <w:r>
        <w:rPr>
          <w:rFonts w:cs="Times New Roman"/>
        </w:rPr>
        <w:t>For details, see Supplements</w:t>
      </w:r>
      <w:r>
        <w:rPr>
          <w:rFonts w:cs="Times New Roman"/>
        </w:rPr>
      </w:r>
      <w:commentRangeEnd w:id="85"/>
      <w:r>
        <w:commentReference w:id="85"/>
      </w:r>
      <w:r>
        <w:rPr/>
        <w:commentReference w:id="86"/>
      </w:r>
      <w:r>
        <w:rPr>
          <w:rFonts w:cs="Times New Roman"/>
        </w:rPr>
        <w:t>.)</w:t>
      </w:r>
    </w:p>
    <w:p>
      <w:pPr>
        <w:pStyle w:val="Heading1"/>
        <w:numPr>
          <w:ilvl w:val="0"/>
          <w:numId w:val="3"/>
        </w:numPr>
        <w:tabs>
          <w:tab w:val="clear" w:pos="720"/>
          <w:tab w:val="left" w:pos="0" w:leader="none"/>
        </w:tabs>
        <w:spacing w:lineRule="auto" w:line="480" w:before="0" w:after="0"/>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bookmarkStart w:id="7" w:name="applications"/>
      <w:r>
        <w:rPr>
          <w:rFonts w:cs="Times New Roman" w:ascii="Times New Roman" w:hAnsi="Times New Roman"/>
          <w:sz w:val="24"/>
          <w:szCs w:val="24"/>
        </w:rPr>
        <w:t>Example Applications</w:t>
      </w:r>
      <w:bookmarkEnd w:id="7"/>
    </w:p>
    <w:p>
      <w:pPr>
        <w:pStyle w:val="Heading2"/>
        <w:numPr>
          <w:ilvl w:val="1"/>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commentRangeStart w:id="87"/>
      <w:r>
        <w:rPr>
          <w:rFonts w:cs="Times New Roman" w:ascii="Times New Roman" w:hAnsi="Times New Roman"/>
          <w:sz w:val="24"/>
          <w:szCs w:val="24"/>
        </w:rPr>
        <w:t xml:space="preserve">Example 1: </w:t>
      </w:r>
      <w:bookmarkStart w:id="8" w:name="isolation-by-distance-and-by-environment"/>
      <w:r>
        <w:rPr>
          <w:rFonts w:cs="Times New Roman" w:ascii="Times New Roman" w:hAnsi="Times New Roman"/>
          <w:sz w:val="24"/>
          <w:szCs w:val="24"/>
        </w:rPr>
        <w:t>Isolation by distance (IBD) and by isolation by environment</w:t>
      </w:r>
      <w:bookmarkEnd w:id="8"/>
      <w:r>
        <w:rPr>
          <w:rFonts w:cs="Times New Roman" w:ascii="Times New Roman" w:hAnsi="Times New Roman"/>
          <w:sz w:val="24"/>
          <w:szCs w:val="24"/>
        </w:rPr>
        <w:t xml:space="preserve"> (IBE)</w:t>
      </w:r>
    </w:p>
    <w:p>
      <w:pPr>
        <w:pStyle w:val="Firstparagraph"/>
        <w:rPr/>
      </w:pPr>
      <w:ins w:id="312" w:author="Ian" w:date="2019-04-26T16:00:00Z">
        <w:r>
          <w:rPr>
            <w:rFonts w:cs="Times New Roman"/>
          </w:rPr>
          <w:tab/>
        </w:r>
      </w:ins>
      <w:del w:id="313" w:author="Ian" w:date="2019-04-30T17:57:00Z">
        <w:r>
          <w:rPr>
            <w:rFonts w:cs="Times New Roman"/>
          </w:rPr>
          <w:delText>Many real-world populations inhabit complex, heterogeneous landscapes.</w:delText>
        </w:r>
      </w:del>
      <w:ins w:id="314" w:author="Ian" w:date="2019-04-30T17:57:00Z">
        <w:commentRangeStart w:id="88"/>
        <w:r>
          <w:rPr>
            <w:rFonts w:cs="Times New Roman"/>
          </w:rPr>
          <w:t>\</w:t>
        </w:r>
      </w:ins>
      <w:r>
        <w:rPr>
          <w:rFonts w:cs="Times New Roman"/>
        </w:rPr>
        <w:t xml:space="preserve"> </w:t>
      </w:r>
      <w:r>
        <w:rPr>
          <w:rFonts w:cs="Times New Roman"/>
        </w:rPr>
      </w:r>
      <w:commentRangeEnd w:id="87"/>
      <w:r>
        <w:commentReference w:id="87"/>
      </w:r>
      <w:r>
        <w:rPr>
          <w:rFonts w:cs="Times New Roman"/>
        </w:rPr>
      </w:r>
      <w:commentRangeEnd w:id="88"/>
      <w:r>
        <w:commentReference w:id="88"/>
      </w:r>
      <w:r>
        <w:rPr>
          <w:rFonts w:cs="Times New Roman"/>
        </w:rPr>
        <w:t xml:space="preserve">Landscape heterogeneity can constrain movement, and thus gene flow, when the probability of an individual moving across each area of a landscape is conditional on that area’s environment. Ecologists commonly use resistance surfaces to describe such movement (McRae et al., 2008. </w:t>
      </w:r>
      <w:commentRangeStart w:id="89"/>
      <w:r>
        <w:rPr>
          <w:rFonts w:cs="Times New Roman"/>
        </w:rPr>
        <w:t>Geonomics allows a user to load resistance surface layers</w:t>
      </w:r>
      <w:del w:id="315" w:author="Ian" w:date="2019-04-30T17:58:00Z">
        <w:r>
          <w:rPr>
            <w:rFonts w:cs="Times New Roman"/>
          </w:rPr>
          <w:delText>,</w:delText>
        </w:r>
      </w:del>
      <w:r>
        <w:rPr>
          <w:rFonts w:cs="Times New Roman"/>
        </w:rPr>
        <w:t xml:space="preserve"> then use them </w:t>
      </w:r>
      <w:del w:id="316" w:author="Ian" w:date="2019-04-30T17:57:00Z">
        <w:r>
          <w:rPr>
            <w:rFonts w:cs="Times New Roman"/>
          </w:rPr>
          <w:delText xml:space="preserve">as the basis for </w:delText>
        </w:r>
      </w:del>
      <w:ins w:id="317" w:author="Ian" w:date="2019-04-30T17:57:00Z">
        <w:r>
          <w:rPr>
            <w:rFonts w:cs="Times New Roman"/>
          </w:rPr>
          <w:t xml:space="preserve">to </w:t>
        </w:r>
      </w:ins>
      <w:r>
        <w:rPr>
          <w:rFonts w:cs="Times New Roman"/>
        </w:rPr>
        <w:t>creat</w:t>
      </w:r>
      <w:ins w:id="318" w:author="Ian" w:date="2019-04-30T17:57:00Z">
        <w:r>
          <w:rPr>
            <w:rFonts w:cs="Times New Roman"/>
          </w:rPr>
          <w:t>e</w:t>
        </w:r>
      </w:ins>
      <w:del w:id="319" w:author="Ian" w:date="2019-04-30T17:57:00Z">
        <w:r>
          <w:rPr>
            <w:rFonts w:cs="Times New Roman"/>
          </w:rPr>
          <w:delText>ing</w:delText>
        </w:r>
      </w:del>
      <w:r>
        <w:rPr>
          <w:rFonts w:cs="Times New Roman"/>
        </w:rPr>
        <w:t xml:space="preserve"> movement and</w:t>
      </w:r>
      <w:del w:id="320" w:author="Ian" w:date="2019-04-30T17:58:00Z">
        <w:r>
          <w:rPr>
            <w:rFonts w:cs="Times New Roman"/>
          </w:rPr>
          <w:delText>/or</w:delText>
        </w:r>
      </w:del>
      <w:r>
        <w:rPr>
          <w:rFonts w:cs="Times New Roman"/>
        </w:rPr>
        <w:t xml:space="preserve"> dispersal surfaces </w:t>
      </w:r>
      <w:ins w:id="321" w:author="Ian" w:date="2019-04-30T17:58:00Z">
        <w:r>
          <w:rPr>
            <w:rFonts w:cs="Times New Roman"/>
          </w:rPr>
          <w:t xml:space="preserve">that </w:t>
        </w:r>
      </w:ins>
      <w:r>
        <w:rPr>
          <w:rFonts w:cs="Times New Roman"/>
        </w:rPr>
        <w:t>produce realistic moveme</w:t>
      </w:r>
      <w:del w:id="322" w:author="Ian" w:date="2019-04-30T13:23:00Z">
        <w:r>
          <w:rPr>
            <w:rFonts w:cs="Times New Roman"/>
          </w:rPr>
          <w:delText>m</w:delText>
        </w:r>
      </w:del>
      <w:r>
        <w:rPr>
          <w:rFonts w:cs="Times New Roman"/>
        </w:rPr>
        <w:t>nt patterns</w:t>
      </w:r>
      <w:r>
        <w:rPr>
          <w:rFonts w:cs="Times New Roman"/>
        </w:rPr>
      </w:r>
      <w:commentRangeEnd w:id="89"/>
      <w:r>
        <w:commentReference w:id="89"/>
      </w:r>
      <w:r>
        <w:rPr/>
        <w:commentReference w:id="90"/>
      </w:r>
      <w:r>
        <w:rPr>
          <w:rFonts w:cs="Times New Roman"/>
        </w:rPr>
        <w:t xml:space="preserve"> (</w:t>
      </w:r>
      <w:del w:id="323" w:author="Ian" w:date="2019-04-29T15:17:00Z">
        <w:r>
          <w:rPr>
            <w:rFonts w:cs="Times New Roman"/>
          </w:rPr>
          <w:delText xml:space="preserve">see </w:delText>
        </w:r>
      </w:del>
      <w:r>
        <w:rPr>
          <w:rFonts w:cs="Times New Roman"/>
        </w:rPr>
        <w:t>Figure 2). In a Geonomics model containing such a landscape, realistically simulated movement should generate a realistic pattern of isolation by distance (IBD)</w:t>
      </w:r>
      <w:del w:id="324" w:author="Ian" w:date="2019-04-30T17:58:00Z">
        <w:r>
          <w:rPr>
            <w:rFonts w:cs="Times New Roman"/>
          </w:rPr>
          <w:delText>: Pairwise genetic distances between individuals, populations, or landscape regions, should be positively correlated with pairwise geographic distances.</w:delText>
        </w:r>
      </w:del>
      <w:r>
        <w:rPr/>
        <w:commentReference w:id="91"/>
      </w:r>
    </w:p>
    <w:p>
      <w:pPr>
        <w:pStyle w:val="TextBody"/>
        <w:spacing w:lineRule="auto" w:line="480" w:before="0" w:after="0"/>
        <w:pPrChange w:id="0" w:author="Ian" w:date="2019-04-30T12:53:00Z">
          <w:pPr>
            <w:spacing w:lineRule="auto" w:line="480"/>
          </w:pPr>
        </w:pPrChange>
        <w:rPr>
          <w:rFonts w:cs="Times New Roman"/>
        </w:rPr>
      </w:pPr>
      <w:r>
        <w:rPr>
          <w:rFonts w:cs="Times New Roman"/>
        </w:rPr>
        <w:tab/>
        <w:t>Landscape heterogeneity can also underlie processes that generate a pattern of isolation by environment (IBE)</w:t>
      </w:r>
      <w:del w:id="325" w:author="Ian" w:date="2019-04-30T17:58:00Z">
        <w:r>
          <w:rPr>
            <w:rFonts w:cs="Times New Roman"/>
          </w:rPr>
          <w:delText xml:space="preserve">. This is a pattern </w:delText>
        </w:r>
      </w:del>
      <w:r>
        <w:rPr>
          <w:rFonts w:cs="Times New Roman"/>
        </w:rPr>
        <w:t xml:space="preserve">, in which pairwise genetic distances between individuals, populations, or regions correlate positively with pairwise environmental distances, independently of pairwise geographic distances. Geonomics’ implementation of natural selection allows the selective regime to vary across the landscape (both in its optimal phenotype and its strength of selection). This models a key process that should produce realistic patterns of IBE: Spatially spatially divergent </w:t>
      </w:r>
      <w:commentRangeStart w:id="92"/>
      <w:r>
        <w:rPr>
          <w:rFonts w:cs="Times New Roman"/>
        </w:rPr>
        <w:t>selection</w:t>
      </w:r>
      <w:r>
        <w:rPr>
          <w:rFonts w:cs="Times New Roman"/>
        </w:rPr>
      </w:r>
      <w:commentRangeEnd w:id="92"/>
      <w:r>
        <w:commentReference w:id="92"/>
      </w:r>
      <w:r>
        <w:rPr>
          <w:rFonts w:cs="Times New Roman"/>
        </w:rPr>
        <w:t>.</w:t>
      </w:r>
    </w:p>
    <w:p>
      <w:pPr>
        <w:pStyle w:val="TextBody"/>
        <w:spacing w:lineRule="auto" w:line="480" w:before="0" w:after="0"/>
        <w:pPrChange w:id="0" w:author="Ian" w:date="2019-04-30T12:53:00Z">
          <w:pPr>
            <w:spacing w:lineRule="auto" w:line="480"/>
          </w:pPr>
        </w:pPrChange>
        <w:rPr>
          <w:rFonts w:cs="Times New Roman"/>
        </w:rPr>
      </w:pPr>
      <w:r>
        <w:rPr>
          <w:rFonts w:cs="Times New Roman"/>
        </w:rPr>
        <w:tab/>
        <w:t xml:space="preserve">To </w:t>
      </w:r>
      <w:commentRangeStart w:id="93"/>
      <w:r>
        <w:rPr>
          <w:rFonts w:cs="Times New Roman"/>
        </w:rPr>
        <w:t xml:space="preserve">test </w:t>
      </w:r>
      <w:r>
        <w:rPr>
          <w:rFonts w:cs="Times New Roman"/>
        </w:rPr>
      </w:r>
      <w:commentRangeEnd w:id="93"/>
      <w:r>
        <w:commentReference w:id="93"/>
      </w:r>
      <w:r>
        <w:rPr>
          <w:rFonts w:cs="Times New Roman"/>
        </w:rPr>
        <w:t xml:space="preserve">Geonomics’ ability to generate patterns of both IBD and IBE, we constructed a model of a single species (roughly 2450 individuals) undergoing both neutral and selective evolution on a landscape </w:t>
      </w:r>
      <w:del w:id="326" w:author="Ian" w:date="2019-04-30T18:01:00Z">
        <w:r>
          <w:rPr>
            <w:rFonts w:cs="Times New Roman"/>
          </w:rPr>
          <w:delText xml:space="preserve">of </w:delText>
        </w:r>
      </w:del>
      <w:r>
        <w:rPr>
          <w:rFonts w:cs="Times New Roman"/>
        </w:rPr>
        <w:t xml:space="preserve">with two layers. The </w:t>
      </w:r>
      <w:commentRangeStart w:id="94"/>
      <w:r>
        <w:rPr>
          <w:rFonts w:cs="Times New Roman"/>
        </w:rPr>
        <w:t xml:space="preserve">first </w:t>
      </w:r>
      <w:r>
        <w:rPr>
          <w:rFonts w:cs="Times New Roman"/>
        </w:rPr>
      </w:r>
      <w:commentRangeEnd w:id="94"/>
      <w:r>
        <w:commentReference w:id="94"/>
      </w:r>
      <w:r>
        <w:rPr/>
        <w:commentReference w:id="95"/>
      </w:r>
      <w:r>
        <w:rPr>
          <w:rFonts w:cs="Times New Roman"/>
        </w:rPr>
        <w:t xml:space="preserve">layer, which serves as the movement surface and the carrying-capacity raster, consists of a central, vertical barrier separating equal-area sides within which movement is unconstrained. The second layer, which serves as the selection layer, consists of two environmental gradients of </w:t>
      </w:r>
      <w:del w:id="327" w:author="Ian" w:date="2019-04-30T18:01:00Z">
        <w:r>
          <w:rPr>
            <w:rFonts w:cs="Times New Roman"/>
          </w:rPr>
          <w:delText xml:space="preserve">inverse </w:delText>
        </w:r>
      </w:del>
      <w:r>
        <w:rPr>
          <w:rFonts w:cs="Times New Roman"/>
        </w:rPr>
        <w:t xml:space="preserve">opposite directionality, one on each side of the first layer’s barrier. As data, we collected the species’ full set of genomes both at </w:t>
      </w:r>
      <w:commentRangeStart w:id="96"/>
      <w:r>
        <w:rPr>
          <w:rFonts w:cs="Times New Roman"/>
        </w:rPr>
        <w:t>the beginning of the model (just after thetime step after burn-in) and after the model ran to completion (1000 time steps)</w:t>
      </w:r>
      <w:r>
        <w:rPr>
          <w:rFonts w:cs="Times New Roman"/>
        </w:rPr>
      </w:r>
      <w:commentRangeEnd w:id="96"/>
      <w:r>
        <w:commentReference w:id="96"/>
      </w:r>
      <w:r>
        <w:rPr>
          <w:rFonts w:cs="Times New Roman"/>
        </w:rPr>
        <w:t xml:space="preserve">. </w:t>
      </w:r>
      <w:commentRangeStart w:id="97"/>
      <w:r>
        <w:rPr>
          <w:rFonts w:cs="Times New Roman"/>
        </w:rPr>
        <w:t xml:space="preserve">We ran genetic Principal Components Analysis (PCA) on these two datasets. From each PCA, we extracted the first three principal components (PCs), scaled them to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value</m:t>
        </m:r>
        <m:r>
          <w:rPr>
            <w:rFonts w:ascii="Cambria Math" w:hAnsi="Cambria Math"/>
          </w:rPr>
          <m:t xml:space="preserve">≤</m:t>
        </m:r>
        <m:r>
          <w:rPr>
            <w:rFonts w:ascii="Cambria Math" w:hAnsi="Cambria Math"/>
          </w:rPr>
          <m:t xml:space="preserve">1</m:t>
        </m:r>
      </m:oMath>
      <w:r>
        <w:rPr>
          <w:rFonts w:cs="Times New Roman"/>
        </w:rPr>
        <w:t xml:space="preserve">, then used the resulting numbers to assign red, green, and blue (RGB) values to each individual. We used each individual’s value for those three values to create a colored scatterplot of the species both before and after evolution. </w:t>
      </w:r>
      <w:r>
        <w:rPr>
          <w:rFonts w:cs="Times New Roman"/>
        </w:rPr>
      </w:r>
      <w:commentRangeEnd w:id="97"/>
      <w:r>
        <w:commentReference w:id="97"/>
      </w:r>
      <w:r>
        <w:rPr>
          <w:rFonts w:cs="Times New Roman"/>
        </w:rPr>
        <w:t xml:space="preserve">We paired these with plots of the species, colored by their phenotypes for the trait under selection (using Geonomics’ ‘model.plot_phenotype()‘ method). We then also calculated and plotted correlations of pairwise (Euclidean) geographic and environmental distances with scaled pairwise </w:t>
      </w:r>
      <w:commentRangeStart w:id="98"/>
      <w:r>
        <w:rPr>
          <w:rFonts w:cs="Times New Roman"/>
        </w:rPr>
        <w:t>genetic distances</w:t>
      </w:r>
      <w:r>
        <w:rPr>
          <w:rFonts w:cs="Times New Roman"/>
        </w:rPr>
      </w:r>
      <w:commentRangeEnd w:id="98"/>
      <w:r>
        <w:commentReference w:id="98"/>
      </w:r>
      <w:r>
        <w:rPr>
          <w:rFonts w:cs="Times New Roman"/>
        </w:rPr>
        <w:t xml:space="preserve">, and used logistic regression </w:t>
      </w:r>
      <w:del w:id="328" w:author="Ian" w:date="2019-04-30T18:03:00Z">
        <w:r>
          <w:rPr>
            <w:rFonts w:cs="Times New Roman"/>
          </w:rPr>
          <w:delText xml:space="preserve">(with a complementary log log, or ClogLog, link function) </w:delText>
        </w:r>
      </w:del>
      <w:r>
        <w:rPr>
          <w:rFonts w:cs="Times New Roman"/>
        </w:rPr>
        <w:t xml:space="preserve">to </w:t>
      </w:r>
      <w:del w:id="329" w:author="Ian" w:date="2019-04-30T18:03:00Z">
        <w:r>
          <w:rPr>
            <w:rFonts w:cs="Times New Roman"/>
          </w:rPr>
          <w:delText xml:space="preserve">assess </w:delText>
        </w:r>
      </w:del>
      <w:r>
        <w:rPr>
          <w:rFonts w:cs="Times New Roman"/>
        </w:rPr>
        <w:t>quantify patterns of IBD and IBE.</w:t>
      </w:r>
    </w:p>
    <w:p>
      <w:pPr>
        <w:pStyle w:val="TextBody"/>
        <w:spacing w:lineRule="auto" w:line="480" w:before="0" w:after="0"/>
        <w:pPrChange w:id="0" w:author="Ian" w:date="2019-04-30T12:53:00Z">
          <w:pPr>
            <w:spacing w:lineRule="auto" w:line="480"/>
          </w:pPr>
        </w:pPrChange>
        <w:rPr/>
      </w:pPr>
      <w:r>
        <w:rPr>
          <w:rFonts w:cs="Times New Roman"/>
        </w:rPr>
        <w:tab/>
      </w:r>
      <w:commentRangeStart w:id="99"/>
      <w:r>
        <w:rPr>
          <w:rFonts w:cs="Times New Roman"/>
        </w:rPr>
        <w:t>The</w:t>
      </w:r>
      <w:r>
        <w:rPr>
          <w:rFonts w:cs="Times New Roman"/>
        </w:rPr>
      </w:r>
      <w:commentRangeEnd w:id="99"/>
      <w:r>
        <w:commentReference w:id="99"/>
      </w:r>
      <w:r>
        <w:rPr>
          <w:rFonts w:cs="Times New Roman"/>
        </w:rPr>
        <w:t xml:space="preserve"> results show a clear lack of spatial structure at the outset (Figure 3</w:t>
      </w:r>
      <w:del w:id="330" w:author="Ian" w:date="2019-04-30T18:04:00Z">
        <w:r>
          <w:rPr>
            <w:rFonts w:cs="Times New Roman"/>
          </w:rPr>
          <w:delText>, row 1</w:delText>
        </w:r>
      </w:del>
      <w:r>
        <w:rPr>
          <w:rFonts w:cs="Times New Roman"/>
        </w:rPr>
        <w:t>),</w:t>
      </w:r>
      <w:commentRangeStart w:id="100"/>
      <w:r>
        <w:rPr>
          <w:rFonts w:cs="Times New Roman"/>
        </w:rPr>
        <w:t xml:space="preserve"> because genomes were randomly drawn and assigned, so the population possessed no spatial structure</w:t>
      </w:r>
      <w:r>
        <w:rPr>
          <w:rFonts w:cs="Times New Roman"/>
        </w:rPr>
      </w:r>
      <w:commentRangeEnd w:id="100"/>
      <w:r>
        <w:commentReference w:id="100"/>
      </w:r>
      <w:r>
        <w:rPr>
          <w:rFonts w:cs="Times New Roman"/>
        </w:rPr>
        <w:t>. Spatial structure develops over evolutionary time (Figure 3</w:t>
      </w:r>
      <w:del w:id="331" w:author="Ian" w:date="2019-04-30T18:05:00Z">
        <w:r>
          <w:rPr>
            <w:rFonts w:cs="Times New Roman"/>
          </w:rPr>
          <w:delText>, row 2, left</w:delText>
        </w:r>
      </w:del>
      <w:r>
        <w:rPr>
          <w:rFonts w:cs="Times New Roman"/>
        </w:rPr>
        <w:t xml:space="preserve">) concordant with the </w:t>
      </w:r>
      <w:commentRangeStart w:id="101"/>
      <w:r>
        <w:rPr>
          <w:rFonts w:cs="Times New Roman"/>
        </w:rPr>
        <w:t xml:space="preserve">development of local adaptation </w:t>
      </w:r>
      <w:r>
        <w:rPr>
          <w:rFonts w:cs="Times New Roman"/>
        </w:rPr>
      </w:r>
      <w:commentRangeEnd w:id="101"/>
      <w:r>
        <w:commentReference w:id="101"/>
      </w:r>
      <w:r>
        <w:rPr/>
        <w:commentReference w:id="102"/>
      </w:r>
      <w:r>
        <w:rPr>
          <w:rFonts w:cs="Times New Roman"/>
        </w:rPr>
        <w:t>(Figure 3</w:t>
      </w:r>
      <w:del w:id="332" w:author="Ian" w:date="2019-04-30T18:05:00Z">
        <w:r>
          <w:rPr>
            <w:rFonts w:cs="Times New Roman"/>
          </w:rPr>
          <w:delText>, row 2, right</w:delText>
        </w:r>
      </w:del>
      <w:r>
        <w:rPr>
          <w:rFonts w:cs="Times New Roman"/>
        </w:rPr>
        <w:t xml:space="preserve">). </w:t>
      </w:r>
      <w:commentRangeStart w:id="103"/>
      <w:r>
        <w:rPr>
          <w:rFonts w:cs="Times New Roman"/>
        </w:rPr>
        <w:t>At the end of the simulation, the species demonstrates a significant signal of both IBD and IBE (Figure 3, row 3).</w:t>
      </w:r>
      <w:r>
        <w:rPr>
          <w:rFonts w:cs="Times New Roman"/>
        </w:rPr>
      </w:r>
      <w:commentRangeEnd w:id="103"/>
      <w:r>
        <w:commentReference w:id="103"/>
      </w:r>
      <w:r>
        <w:rPr/>
        <w:commentReference w:id="104"/>
      </w:r>
    </w:p>
    <w:p>
      <w:pPr>
        <w:pStyle w:val="TextBody"/>
        <w:spacing w:lineRule="auto" w:line="480" w:before="0" w:after="0"/>
        <w:rPr>
          <w:rFonts w:cs="Times New Roman"/>
        </w:rPr>
      </w:pPr>
      <w:r>
        <w:rPr>
          <w:rFonts w:cs="Times New Roman"/>
        </w:rPr>
      </w:r>
    </w:p>
    <w:p>
      <w:pPr>
        <w:pStyle w:val="Heading2"/>
        <w:numPr>
          <w:ilvl w:val="1"/>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r>
        <w:rPr>
          <w:rFonts w:cs="Times New Roman" w:ascii="Times New Roman" w:hAnsi="Times New Roman"/>
          <w:sz w:val="24"/>
          <w:szCs w:val="24"/>
        </w:rPr>
        <w:t xml:space="preserve">Example 2: </w:t>
      </w:r>
      <w:bookmarkStart w:id="9" w:name="simultaneous-selection"/>
      <w:r>
        <w:rPr>
          <w:rFonts w:cs="Times New Roman" w:ascii="Times New Roman" w:hAnsi="Times New Roman"/>
          <w:sz w:val="24"/>
          <w:szCs w:val="24"/>
        </w:rPr>
        <w:t>Simultaneous selection</w:t>
      </w:r>
      <w:bookmarkEnd w:id="9"/>
    </w:p>
    <w:p>
      <w:pPr>
        <w:pStyle w:val="Firstparagraph"/>
        <w:spacing w:lineRule="auto" w:line="480"/>
        <w:rPr/>
      </w:pPr>
      <w:ins w:id="333" w:author="Ian" w:date="2019-04-26T16:00:00Z">
        <w:r>
          <w:rPr>
            <w:rFonts w:cs="Times New Roman"/>
          </w:rPr>
          <w:tab/>
        </w:r>
      </w:ins>
      <w:r>
        <w:rPr>
          <w:rFonts w:cs="Times New Roman"/>
        </w:rPr>
        <w:t xml:space="preserve">One of the powerful features of Geonomics is that it can simulate selection on numerous traits simultaneously, with the selection layer for each trait </w:t>
      </w:r>
      <w:del w:id="334" w:author="Ian" w:date="2019-04-30T18:06:00Z">
        <w:r>
          <w:rPr>
            <w:rFonts w:cs="Times New Roman"/>
          </w:rPr>
          <w:delText xml:space="preserve">being </w:delText>
        </w:r>
      </w:del>
      <w:r>
        <w:rPr>
          <w:rFonts w:cs="Times New Roman"/>
        </w:rPr>
        <w:t xml:space="preserve">separately specified. Thus, a species can experience multiple, distinct selective regimes simultaneously. </w:t>
      </w:r>
      <w:commentRangeStart w:id="105"/>
      <w:r>
        <w:rPr>
          <w:rFonts w:cs="Times New Roman"/>
        </w:rPr>
        <w:t>This will prove useful for many landscape simulations, given that many natural systems are hypothesized to be locally adapted to multiple, divergent environmental gradients.</w:t>
      </w:r>
      <w:r>
        <w:rPr>
          <w:rFonts w:cs="Times New Roman"/>
        </w:rPr>
      </w:r>
      <w:commentRangeEnd w:id="105"/>
      <w:r>
        <w:commentReference w:id="105"/>
      </w:r>
      <w:r>
        <w:rPr/>
        <w:commentReference w:id="106"/>
      </w:r>
    </w:p>
    <w:p>
      <w:pPr>
        <w:pStyle w:val="TextBody"/>
        <w:spacing w:lineRule="auto" w:line="480" w:before="0" w:after="0"/>
        <w:pPrChange w:id="0" w:author="Ian" w:date="2019-04-30T12:53:00Z">
          <w:pPr>
            <w:spacing w:lineRule="auto" w:line="480"/>
          </w:pPr>
        </w:pPrChange>
        <w:rPr>
          <w:rFonts w:cs="Times New Roman"/>
        </w:rPr>
      </w:pPr>
      <w:r>
        <w:rPr>
          <w:rFonts w:cs="Times New Roman"/>
        </w:rPr>
        <w:tab/>
        <w:t>We simulated a scenario in which a population undergoes natural selection along two, orthogonally aligned environmental gradients. Each gradient serves as the selective force (s = 0.05) for a separate trait. Each trait is composed of 10 distinct, unlinked loci, all with effect sizes of 0.1 (i.e. one tenth of the distance between the two opposite, optimal phenotypes).</w:t>
      </w:r>
    </w:p>
    <w:p>
      <w:pPr>
        <w:pStyle w:val="TextBody"/>
        <w:spacing w:lineRule="auto" w:line="480" w:before="0" w:after="0"/>
        <w:pPrChange w:id="0" w:author="Ian" w:date="2019-04-30T12:53:00Z">
          <w:pPr>
            <w:spacing w:lineRule="auto" w:line="480"/>
          </w:pPr>
        </w:pPrChange>
        <w:rPr>
          <w:rFonts w:cs="Times New Roman"/>
          <w:ins w:id="335" w:author="Ian" w:date="2019-04-30T12:58:00Z"/>
        </w:rPr>
      </w:pPr>
      <w:r>
        <w:rPr>
          <w:rFonts w:cs="Times New Roman"/>
        </w:rPr>
        <w:t>Results show a clear signal of local adaptation to both gradients, as can be see in maps of the final population colored according to their phenotypes for each of their two traits (Figure 4).</w:t>
      </w:r>
    </w:p>
    <w:p>
      <w:pPr>
        <w:pStyle w:val="TextBody"/>
        <w:spacing w:lineRule="auto" w:line="480" w:before="0" w:after="0"/>
        <w:rPr>
          <w:rFonts w:cs="Times New Roman"/>
        </w:rPr>
      </w:pPr>
      <w:r>
        <w:rPr/>
        <w:commentReference w:id="107"/>
      </w:r>
    </w:p>
    <w:p>
      <w:pPr>
        <w:pStyle w:val="Heading2"/>
        <w:numPr>
          <w:ilvl w:val="1"/>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r>
        <w:rPr>
          <w:rFonts w:cs="Times New Roman" w:ascii="Times New Roman" w:hAnsi="Times New Roman"/>
          <w:sz w:val="24"/>
          <w:szCs w:val="24"/>
        </w:rPr>
        <w:t xml:space="preserve">Example 3: </w:t>
      </w:r>
      <w:bookmarkStart w:id="10" w:name="polygenic-adaptation-to-climate-change-i"/>
      <w:r>
        <w:rPr>
          <w:rFonts w:cs="Times New Roman" w:ascii="Times New Roman" w:hAnsi="Times New Roman"/>
          <w:sz w:val="24"/>
          <w:szCs w:val="24"/>
        </w:rPr>
        <w:t>Polygenic adaptation to climate change in the Yosemite region</w:t>
      </w:r>
      <w:bookmarkEnd w:id="10"/>
    </w:p>
    <w:p>
      <w:pPr>
        <w:pStyle w:val="Firstparagraph"/>
        <w:spacing w:lineRule="auto" w:line="480"/>
        <w:rPr>
          <w:rFonts w:cs="Times New Roman"/>
        </w:rPr>
      </w:pPr>
      <w:ins w:id="336" w:author="Ian" w:date="2019-04-26T16:00:00Z">
        <w:r>
          <w:rPr>
            <w:rFonts w:cs="Times New Roman"/>
          </w:rPr>
          <w:tab/>
        </w:r>
      </w:ins>
      <w:del w:id="337" w:author="Ian" w:date="2019-04-30T18:10:00Z">
        <w:r>
          <w:rPr>
            <w:rFonts w:cs="Times New Roman"/>
          </w:rPr>
          <w:delText xml:space="preserve">Geonomics’ full use-value is best demonstrated by walking through a complex, worked example. In this section, we explain a complex evolutionary scenario, explain the steps we used to simulate it, then present the results. </w:delText>
        </w:r>
      </w:del>
      <w:r>
        <w:rPr/>
        <w:commentReference w:id="108"/>
      </w:r>
      <w:r>
        <w:rPr/>
        <w:commentReference w:id="109"/>
      </w:r>
      <w:del w:id="338" w:author="Ian" w:date="2019-04-30T15:19:00Z">
        <w:r>
          <w:rPr>
            <w:rFonts w:cs="Times New Roman"/>
          </w:rPr>
          <w:delText xml:space="preserve">(The source code for this example is available within the </w:delText>
        </w:r>
      </w:del>
      <w:del w:id="339" w:author="Ian" w:date="2019-04-30T15:19:00Z">
        <w:r>
          <w:rPr>
            <w:rStyle w:val="SourceText"/>
            <w:rFonts w:cs="Times New Roman"/>
          </w:rPr>
          <w:delText>./example/yosemite</w:delText>
        </w:r>
      </w:del>
      <w:del w:id="340" w:author="Ian" w:date="2019-04-30T15:19:00Z">
        <w:r>
          <w:rPr>
            <w:rFonts w:cs="Times New Roman"/>
          </w:rPr>
          <w:delText xml:space="preserve"> directory of the Geonomics package directory.)</w:delText>
        </w:r>
      </w:del>
    </w:p>
    <w:p>
      <w:pPr>
        <w:pStyle w:val="TextBody"/>
        <w:spacing w:lineRule="auto" w:line="480" w:before="0" w:after="0"/>
        <w:pPrChange w:id="0" w:author="Ian" w:date="2019-04-30T12:53:00Z">
          <w:pPr>
            <w:spacing w:lineRule="auto" w:line="480"/>
          </w:pPr>
        </w:pPrChange>
        <w:rPr/>
      </w:pPr>
      <w:r>
        <w:rPr>
          <w:rFonts w:cs="Times New Roman"/>
        </w:rPr>
        <w:tab/>
        <w:t>There is growing interest in the evolutionary implications of climate change</w:t>
      </w:r>
      <w:ins w:id="341" w:author="Ian" w:date="2019-04-30T18:11:00Z">
        <w:r>
          <w:rPr>
            <w:rFonts w:cs="Times New Roman"/>
          </w:rPr>
          <w:t xml:space="preserve"> (REF?)</w:t>
        </w:r>
      </w:ins>
      <w:r>
        <w:rPr>
          <w:rFonts w:cs="Times New Roman"/>
        </w:rPr>
        <w:t>. Much of this interest focuses on species that are locally adapted along an environmental gradient that is expected to shift under climate change</w:t>
      </w:r>
      <w:ins w:id="342" w:author="Ian" w:date="2019-04-30T18:11:00Z">
        <w:r>
          <w:rPr>
            <w:rFonts w:cs="Times New Roman"/>
          </w:rPr>
          <w:t xml:space="preserve"> (REF?)</w:t>
        </w:r>
      </w:ins>
      <w:r>
        <w:rPr>
          <w:rFonts w:cs="Times New Roman"/>
        </w:rPr>
        <w:t xml:space="preserve">. Climatic shifts can be spatially </w:t>
      </w:r>
      <w:commentRangeStart w:id="110"/>
      <w:r>
        <w:rPr>
          <w:rFonts w:cs="Times New Roman"/>
        </w:rPr>
        <w:t>non-homogeneous</w:t>
      </w:r>
      <w:r>
        <w:rPr>
          <w:rFonts w:cs="Times New Roman"/>
        </w:rPr>
      </w:r>
      <w:commentRangeEnd w:id="110"/>
      <w:r>
        <w:commentReference w:id="110"/>
      </w:r>
      <w:r>
        <w:rPr/>
        <w:commentReference w:id="111"/>
      </w:r>
      <w:r>
        <w:rPr>
          <w:rFonts w:cs="Times New Roman"/>
        </w:rPr>
        <w:t xml:space="preserve">, </w:t>
      </w:r>
      <w:commentRangeStart w:id="112"/>
      <w:r>
        <w:rPr>
          <w:rFonts w:cs="Times New Roman"/>
        </w:rPr>
        <w:t xml:space="preserve">because many cooler, higher-altitude regions are warming more quickly </w:t>
      </w:r>
      <w:r>
        <w:rPr>
          <w:rFonts w:cs="Times New Roman"/>
        </w:rPr>
      </w:r>
      <w:commentRangeEnd w:id="112"/>
      <w:r>
        <w:commentReference w:id="112"/>
      </w:r>
      <w:r>
        <w:rPr/>
        <w:commentReference w:id="113"/>
      </w:r>
      <w:r>
        <w:rPr>
          <w:rFonts w:cs="Times New Roman"/>
        </w:rPr>
        <w:t>than warmer, low-altitude regions</w:t>
      </w:r>
      <w:del w:id="343" w:author="Ian" w:date="2019-04-30T18:12:00Z">
        <w:r>
          <w:rPr>
            <w:rFonts w:cs="Times New Roman"/>
          </w:rPr>
          <w:delText>,</w:delText>
        </w:r>
      </w:del>
      <w:r>
        <w:rPr>
          <w:rFonts w:cs="Times New Roman"/>
        </w:rPr>
        <w:t xml:space="preserve"> and are projected to continue doing so (Mountain Research Initiative EDW Working Group, 2015; Rangwala et al., 2013; but see Oyler et al., 2015). Of particular interest in these situations is the ability of species to adapt to changing local conditions. Of the possible species responses to climate change—</w:t>
      </w:r>
      <w:commentRangeStart w:id="114"/>
      <w:r>
        <w:rPr>
          <w:rFonts w:cs="Times New Roman"/>
        </w:rPr>
        <w:t>the others being range shifts, plasticity, tolerance, and local extinction—this is the response about which we know the least.</w:t>
      </w:r>
      <w:r>
        <w:rPr>
          <w:rFonts w:cs="Times New Roman"/>
        </w:rPr>
      </w:r>
      <w:commentRangeEnd w:id="114"/>
      <w:r>
        <w:commentReference w:id="114"/>
      </w:r>
      <w:r>
        <w:rPr/>
        <w:commentReference w:id="115"/>
      </w:r>
    </w:p>
    <w:p>
      <w:pPr>
        <w:pStyle w:val="TextBody"/>
        <w:spacing w:lineRule="auto" w:line="480" w:before="0" w:after="0"/>
        <w:pPrChange w:id="0" w:author="Ian" w:date="2019-04-30T12:53:00Z">
          <w:pPr>
            <w:spacing w:lineRule="auto" w:line="480"/>
          </w:pPr>
        </w:pPrChange>
        <w:rPr/>
      </w:pPr>
      <w:r>
        <w:rPr>
          <w:rFonts w:cs="Times New Roman"/>
        </w:rPr>
        <w:tab/>
      </w:r>
      <w:commentRangeStart w:id="116"/>
      <w:r>
        <w:rPr>
          <w:rFonts w:cs="Times New Roman"/>
        </w:rPr>
        <w:t xml:space="preserve">To show Geonomics’ utility for studying such a system, we simulate the evolutionary response to projected climate change of a continuously distributed, locally adapted species: the montane lizard </w:t>
      </w:r>
      <w:r>
        <w:rPr>
          <w:rFonts w:cs="Times New Roman"/>
          <w:i/>
          <w:iCs/>
        </w:rPr>
        <w:t>Sceloporus graciosus</w:t>
      </w:r>
      <w:r>
        <w:rPr>
          <w:rFonts w:cs="Times New Roman"/>
        </w:rPr>
        <w:t xml:space="preserve"> ("sagebrush lizard"), in the Yosemite region of California (U.S.A.).</w:t>
      </w:r>
      <w:r>
        <w:rPr>
          <w:rFonts w:cs="Times New Roman"/>
        </w:rPr>
      </w:r>
      <w:commentRangeEnd w:id="116"/>
      <w:r>
        <w:commentReference w:id="116"/>
      </w:r>
      <w:r>
        <w:rPr/>
        <w:commentReference w:id="117"/>
      </w:r>
      <w:r>
        <w:rPr>
          <w:rFonts w:cs="Times New Roman"/>
        </w:rPr>
        <w:t xml:space="preserve"> We began by preparing the raster layers to be used for the model’s landscape. These include a time-series of temperature rasters and a time-series of habitat-suitability rasters. </w:t>
      </w:r>
      <w:del w:id="344" w:author="Ian" w:date="2019-04-30T15:19:00Z">
        <w:r>
          <w:rPr>
            <w:rFonts w:cs="Times New Roman"/>
          </w:rPr>
          <w:delText xml:space="preserve">(Note that both in the preparation of our temperature data and in the production of our SDM we use simplistic assumptions and minimal complexity, because the purpose of this example is only to demonstrate the utility of our software.) </w:delText>
        </w:r>
      </w:del>
      <w:r>
        <w:rPr>
          <w:rFonts w:cs="Times New Roman"/>
        </w:rPr>
        <w:t>All data preparation was done using custom scripts (</w:t>
      </w:r>
      <w:del w:id="345" w:author="Ian" w:date="2019-04-30T15:19:00Z">
        <w:r>
          <w:rPr>
            <w:rFonts w:cs="Times New Roman"/>
          </w:rPr>
          <w:delText>available in the supplements</w:delText>
        </w:r>
      </w:del>
      <w:r>
        <w:rPr>
          <w:rFonts w:cs="Times New Roman"/>
        </w:rPr>
        <w:t xml:space="preserve">Supplementary Materials) in the R statistical programming language </w:t>
      </w:r>
      <w:r>
        <w:rPr>
          <w:rFonts w:cs="Times New Roman"/>
          <w:highlight w:val="red"/>
        </w:rPr>
        <w:t>(R Core Team, 2019).</w:t>
      </w:r>
    </w:p>
    <w:p>
      <w:pPr>
        <w:pStyle w:val="TextBody"/>
        <w:spacing w:lineRule="auto" w:line="480" w:before="0" w:after="0"/>
        <w:pPrChange w:id="0" w:author="Ian" w:date="2019-04-30T12:53:00Z">
          <w:pPr>
            <w:spacing w:lineRule="auto" w:line="480"/>
          </w:pPr>
        </w:pPrChange>
        <w:rPr/>
      </w:pPr>
      <w:r>
        <w:rPr>
          <w:rFonts w:cs="Times New Roman"/>
        </w:rPr>
        <w:tab/>
        <w:t>The first set of layers consists of current mean annual temperature and its projections through year 2100</w:t>
      </w:r>
      <w:del w:id="346" w:author="Ian" w:date="2019-04-30T15:20:00Z">
        <w:r>
          <w:rPr>
            <w:rFonts w:cs="Times New Roman"/>
          </w:rPr>
          <w:delText xml:space="preserve"> (the latest available year</w:delText>
        </w:r>
      </w:del>
      <w:r>
        <w:rPr>
          <w:rFonts w:cs="Times New Roman"/>
        </w:rPr>
        <w:t>). For current temperature we use PRISM data (Daly et al., 2008</w:t>
      </w:r>
      <w:commentRangeStart w:id="118"/>
      <w:r>
        <w:rPr>
          <w:rFonts w:cs="Times New Roman"/>
        </w:rPr>
        <w:t xml:space="preserve">): 30-year normals (1981-2010), 800-m resolution, PRISM v.14.1. </w:t>
      </w:r>
      <w:r>
        <w:rPr>
          <w:rFonts w:cs="Times New Roman"/>
        </w:rPr>
      </w:r>
      <w:commentRangeEnd w:id="118"/>
      <w:r>
        <w:commentReference w:id="118"/>
      </w:r>
      <w:r>
        <w:rPr/>
        <w:commentReference w:id="119"/>
      </w:r>
      <w:r>
        <w:rPr>
          <w:rFonts w:cs="Times New Roman"/>
        </w:rPr>
        <w:t xml:space="preserve">For future years, we use minimum and maximum annual temperature data at 5-year intervals (2015-2100) and 6-km resolution, downloaded from </w:t>
      </w:r>
      <w:hyperlink r:id="rId2">
        <w:r>
          <w:rPr>
            <w:rStyle w:val="Definition"/>
            <w:rFonts w:cs="Times New Roman"/>
          </w:rPr>
          <w:t>Cal-Adapt</w:t>
        </w:r>
      </w:hyperlink>
      <w:r>
        <w:rPr>
          <w:rFonts w:cs="Times New Roman"/>
        </w:rPr>
        <w:t>. This data consists of climate projections that were downscaled using the Localized Constructed Analogs</w:t>
      </w:r>
      <w:del w:id="347" w:author="Ian" w:date="2019-04-30T15:20:00Z">
        <w:r>
          <w:rPr>
            <w:rFonts w:cs="Times New Roman"/>
          </w:rPr>
          <w:delText>,</w:delText>
        </w:r>
      </w:del>
      <w:r>
        <w:rPr>
          <w:rFonts w:cs="Times New Roman"/>
        </w:rPr>
        <w:t xml:space="preserve"> downscaling technique (LOCA; Pierce et al., 2014). The data are the minima and maxima observed across 32 LOCA-downscaled global climate models, using a conservative representative concentration pathway (RCP 4.5). We use this data to develop a time</w:t>
      </w:r>
      <w:ins w:id="348" w:author="Ian" w:date="2019-04-30T15:20:00Z">
        <w:r>
          <w:rPr>
            <w:rFonts w:cs="Times New Roman"/>
          </w:rPr>
          <w:t xml:space="preserve"> </w:t>
        </w:r>
      </w:ins>
      <w:del w:id="349" w:author="Ian" w:date="2019-04-30T15:20:00Z">
        <w:r>
          <w:rPr>
            <w:rFonts w:cs="Times New Roman"/>
          </w:rPr>
          <w:delText>-</w:delText>
        </w:r>
      </w:del>
      <w:r>
        <w:rPr>
          <w:rFonts w:cs="Times New Roman"/>
        </w:rPr>
        <w:t>series of future temperature layers at our 800-m current-temperature resolution, according to the following algorithm:</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commentRangeStart w:id="120"/>
      <w:r>
        <w:rPr>
          <w:rFonts w:cs="Times New Roman"/>
        </w:rPr>
        <w:t>calculate the average of the minimum and maximum rasters for the first future year (2015);</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rPr>
        <w:t>extract the values of those two rasters for the top-left cell;</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rPr>
        <w:t>calculate the mean of those values;</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rPr>
        <w:t>find all cells in the 800-m PRISM raster that fall within this cell;</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rPr>
        <w:t>for each of those cells, add the difference between its current value and the average projected value to its current value;</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rPr>
        <w:t>repeat steps 2. to 5. for all cells in this year’s minimum and maximum rasters, gathering the resulting 800-m cells into a projected, 800-m raster;</w:t>
      </w:r>
    </w:p>
    <w:p>
      <w:pPr>
        <w:pStyle w:val="TextBody"/>
        <w:numPr>
          <w:ilvl w:val="0"/>
          <w:numId w:val="6"/>
        </w:numPr>
        <w:spacing w:lineRule="auto" w:line="480" w:before="0" w:after="0"/>
        <w:pPrChange w:id="0" w:author="Ian" w:date="2019-04-30T12:53:00Z">
          <w:pPr>
            <w:tabs>
              <w:tab w:val="left" w:pos="720" w:leader="none"/>
            </w:tabs>
            <w:ind w:left="720" w:hanging="360"/>
            <w:spacing w:lineRule="auto" w:line="480"/>
          </w:pPr>
        </w:pPrChange>
        <w:rPr>
          <w:rFonts w:cs="Times New Roman"/>
        </w:rPr>
      </w:pPr>
      <w:r>
        <w:rPr>
          <w:rFonts w:cs="Times New Roman"/>
        </w:rPr>
        <w:t>repeat steps 1. to 6. for all remaining years, gathering the resulting rasters into a projected climate-change time-series;</w:t>
      </w:r>
    </w:p>
    <w:p>
      <w:pPr>
        <w:pStyle w:val="Firstparagraph"/>
        <w:spacing w:lineRule="auto" w:line="480"/>
        <w:rPr/>
      </w:pPr>
      <w:r>
        <w:rPr/>
      </w:r>
      <w:commentRangeEnd w:id="120"/>
      <w:r>
        <w:commentReference w:id="120"/>
      </w:r>
      <w:r>
        <w:rPr/>
        <w:commentReference w:id="121"/>
      </w:r>
      <w:ins w:id="350" w:author="Ian" w:date="2019-04-26T16:01:00Z">
        <w:r>
          <w:rPr>
            <w:rFonts w:cs="Times New Roman"/>
          </w:rPr>
          <w:tab/>
        </w:r>
      </w:ins>
      <w:r>
        <w:rPr>
          <w:rFonts w:cs="Times New Roman"/>
        </w:rPr>
        <w:t xml:space="preserve">The second set of layers consists of </w:t>
      </w:r>
      <w:r>
        <w:rPr>
          <w:rFonts w:cs="Times New Roman"/>
          <w:i/>
          <w:iCs/>
        </w:rPr>
        <w:t>S. graciosus</w:t>
      </w:r>
      <w:r>
        <w:rPr>
          <w:rFonts w:cs="Times New Roman"/>
        </w:rPr>
        <w:t xml:space="preserve"> habitat-suitability layers, which we developed from a species distribution model (SDM) using a binomial gene</w:t>
      </w:r>
      <w:ins w:id="351" w:author="Ian" w:date="2019-04-30T18:13:00Z">
        <w:r>
          <w:rPr>
            <w:rFonts w:cs="Times New Roman"/>
          </w:rPr>
          <w:t>r</w:t>
        </w:r>
      </w:ins>
      <w:r>
        <w:rPr>
          <w:rFonts w:cs="Times New Roman"/>
        </w:rPr>
        <w:t>a</w:t>
      </w:r>
      <w:del w:id="352" w:author="Ian" w:date="2019-04-30T18:13:00Z">
        <w:r>
          <w:rPr>
            <w:rFonts w:cs="Times New Roman"/>
          </w:rPr>
          <w:delText>r</w:delText>
        </w:r>
      </w:del>
      <w:r>
        <w:rPr>
          <w:rFonts w:cs="Times New Roman"/>
        </w:rPr>
        <w:t xml:space="preserve">lized linear model (GLM) with a logit link. </w:t>
      </w:r>
      <w:commentRangeStart w:id="122"/>
      <w:r>
        <w:rPr>
          <w:rFonts w:cs="Times New Roman"/>
        </w:rPr>
        <w:t>Our SDM was constructed according to standard theory and practice (Peterson et al., 2011)</w:t>
      </w:r>
      <w:r>
        <w:rPr>
          <w:rFonts w:cs="Times New Roman"/>
        </w:rPr>
      </w:r>
      <w:commentRangeEnd w:id="122"/>
      <w:r>
        <w:commentReference w:id="122"/>
      </w:r>
      <w:r>
        <w:rPr/>
        <w:commentReference w:id="123"/>
      </w:r>
      <w:r>
        <w:rPr>
          <w:rFonts w:cs="Times New Roman"/>
        </w:rPr>
        <w:t xml:space="preserve">. We downloaded all geo-tagged occurrences of </w:t>
      </w:r>
      <w:r>
        <w:rPr>
          <w:rFonts w:cs="Times New Roman"/>
          <w:i/>
          <w:iCs/>
        </w:rPr>
        <w:t>S. graciosus</w:t>
      </w:r>
      <w:r>
        <w:rPr>
          <w:rFonts w:cs="Times New Roman"/>
        </w:rPr>
        <w:t xml:space="preserve"> from </w:t>
      </w:r>
      <w:hyperlink r:id="rId3">
        <w:r>
          <w:rPr>
            <w:rStyle w:val="Definition"/>
            <w:rFonts w:cs="Times New Roman"/>
          </w:rPr>
          <w:t>GBIF</w:t>
        </w:r>
      </w:hyperlink>
      <w:del w:id="353" w:author="Ian" w:date="2019-04-30T18:14:00Z">
        <w:r>
          <w:rPr>
            <w:rStyle w:val="Definition"/>
            <w:rFonts w:cs="Times New Roman"/>
          </w:rPr>
          <w:delText xml:space="preserve"> (accessed 10:33 a.m. PST on March 5, 2019)</w:delText>
        </w:r>
      </w:del>
      <w:r>
        <w:rPr>
          <w:rFonts w:cs="Times New Roman"/>
        </w:rPr>
        <w:t>. For presence data, we clipped those points to the area of California and Nevada</w:t>
      </w:r>
      <w:del w:id="354" w:author="Ian" w:date="2019-04-30T18:14:00Z">
        <w:r>
          <w:rPr>
            <w:rFonts w:cs="Times New Roman"/>
          </w:rPr>
          <w:delText>,</w:delText>
        </w:r>
      </w:del>
      <w:r>
        <w:rPr>
          <w:rFonts w:cs="Times New Roman"/>
        </w:rPr>
        <w:t xml:space="preserve"> and subsampled</w:t>
      </w:r>
      <w:ins w:id="355" w:author="Ian" w:date="2019-04-30T18:14:00Z">
        <w:r>
          <w:rPr>
            <w:rFonts w:cs="Times New Roman"/>
          </w:rPr>
          <w:t xml:space="preserve"> the full set of points</w:t>
        </w:r>
      </w:ins>
      <w:r>
        <w:rPr>
          <w:rFonts w:cs="Times New Roman"/>
        </w:rPr>
        <w:t xml:space="preserve"> to remove multiple points within the same raster cells. Per recommendation for regression-based SDMs, we generated pseudoabsence data by drawing random points in the California-Nevada region, outside of cells where presences were observed (Barbet‐Massin et al., 2012). We extracted the 30-year normals temperature data </w:t>
      </w:r>
      <w:del w:id="356" w:author="Ian" w:date="2019-04-30T18:15:00Z">
        <w:r>
          <w:rPr>
            <w:rFonts w:cs="Times New Roman"/>
          </w:rPr>
          <w:delText xml:space="preserve">to </w:delText>
        </w:r>
      </w:del>
      <w:ins w:id="357" w:author="Ian" w:date="2019-04-30T18:15:00Z">
        <w:r>
          <w:rPr>
            <w:rFonts w:cs="Times New Roman"/>
          </w:rPr>
          <w:t xml:space="preserve">for </w:t>
        </w:r>
      </w:ins>
      <w:r>
        <w:rPr>
          <w:rFonts w:cs="Times New Roman"/>
        </w:rPr>
        <w:t xml:space="preserve">these points, which we used as a predictor variable of </w:t>
      </w:r>
      <w:commentRangeStart w:id="124"/>
      <w:r>
        <w:rPr>
          <w:rFonts w:cs="Times New Roman"/>
        </w:rPr>
        <w:t xml:space="preserve">presence/pseudoabsence </w:t>
      </w:r>
      <w:r>
        <w:rPr>
          <w:rFonts w:cs="Times New Roman"/>
        </w:rPr>
      </w:r>
      <w:commentRangeEnd w:id="124"/>
      <w:r>
        <w:commentReference w:id="124"/>
      </w:r>
      <w:r>
        <w:rPr/>
        <w:commentReference w:id="125"/>
      </w:r>
      <w:r>
        <w:rPr>
          <w:rFonts w:cs="Times New Roman"/>
        </w:rPr>
        <w:t>in our GLM. We then projected that GLM onto the full current and future temperature rasters of our study region, producing a time-series of predicted habitat suitability across our region</w:t>
      </w:r>
      <w:del w:id="358" w:author="Ian" w:date="2019-04-30T18:15:00Z">
        <w:r>
          <w:rPr>
            <w:rFonts w:cs="Times New Roman"/>
          </w:rPr>
          <w:delText xml:space="preserve"> (where </w:delText>
        </w:r>
      </w:del>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suitability</m:t>
        </m:r>
        <m:r>
          <w:rPr>
            <w:rFonts w:ascii="Cambria Math" w:hAnsi="Cambria Math"/>
          </w:rPr>
          <m:t xml:space="preserve">≤</m:t>
        </m:r>
        <m:r>
          <w:rPr>
            <w:rFonts w:ascii="Cambria Math" w:hAnsi="Cambria Math"/>
          </w:rPr>
          <m:t xml:space="preserve">1</m:t>
        </m:r>
      </m:oMath>
      <w:del w:id="359" w:author="Ian" w:date="2019-04-30T18:15:00Z">
        <w:r>
          <w:rPr>
            <w:rFonts w:cs="Times New Roman"/>
          </w:rPr>
          <w:delText>)</w:delText>
        </w:r>
      </w:del>
      <w:r>
        <w:rPr>
          <w:rFonts w:cs="Times New Roman"/>
        </w:rPr>
        <w:t xml:space="preserve">. </w:t>
      </w:r>
      <w:del w:id="360" w:author="Ian" w:date="2019-04-30T18:16:00Z">
        <w:r>
          <w:rPr>
            <w:rFonts w:cs="Times New Roman"/>
          </w:rPr>
          <w:delText>(We did not threshold these rasters for a minimum suitability value. We preferred to allow the product of these rasters and our species’ parameterized carrying-capacity constant to produce, in Geonomics, rasters of continually decreasing carrying capacity that would, in turn, produce a pattern of continually decreasing population density toward the species’ range edges.)</w:delText>
        </w:r>
      </w:del>
      <w:r>
        <w:rPr/>
        <w:commentReference w:id="126"/>
      </w:r>
    </w:p>
    <w:p>
      <w:pPr>
        <w:pStyle w:val="TextBody"/>
        <w:spacing w:lineRule="auto" w:line="480" w:before="0" w:after="0"/>
        <w:rPr/>
      </w:pPr>
      <w:ins w:id="361" w:author="Ian" w:date="2019-04-26T16:01:00Z">
        <w:r>
          <w:rPr>
            <w:rFonts w:cs="Times New Roman"/>
          </w:rPr>
          <w:tab/>
        </w:r>
      </w:ins>
      <w:r>
        <w:rPr>
          <w:rFonts w:cs="Times New Roman"/>
        </w:rPr>
        <w:t>With these rasters prepared, the construction of our Geonomics model was</w:t>
      </w:r>
      <w:ins w:id="362" w:author="Ian" w:date="2019-04-30T13:00:00Z">
        <w:r>
          <w:rPr>
            <w:rFonts w:cs="Times New Roman"/>
          </w:rPr>
          <w:t xml:space="preserve"> </w:t>
        </w:r>
      </w:ins>
      <w:del w:id="363" w:author="Ian" w:date="2019-04-30T13:00:00Z">
        <w:r>
          <w:rPr>
            <w:rFonts w:cs="Times New Roman"/>
          </w:rPr>
          <w:delText xml:space="preserve"> </w:delText>
        </w:r>
      </w:del>
      <w:r>
        <w:rPr>
          <w:rFonts w:cs="Times New Roman"/>
        </w:rPr>
        <w:t>straightforward. We generated a template Geonomics parameters file</w:t>
      </w:r>
      <w:commentRangeStart w:id="127"/>
      <w:r>
        <w:rPr>
          <w:rFonts w:cs="Times New Roman"/>
        </w:rPr>
        <w:t xml:space="preserve"> </w:t>
      </w:r>
      <w:del w:id="364" w:author="Ian" w:date="2019-04-30T15:18:00Z">
        <w:r>
          <w:rPr>
            <w:rFonts w:cs="Times New Roman"/>
          </w:rPr>
          <w:delText xml:space="preserve">(using </w:delText>
        </w:r>
      </w:del>
      <w:del w:id="365" w:author="Ian" w:date="2019-04-30T15:18:00Z">
        <w:r>
          <w:rPr>
            <w:rStyle w:val="SourceText"/>
            <w:rFonts w:cs="Times New Roman"/>
          </w:rPr>
          <w:delText>gnx.make_parameters_file(…)</w:delText>
        </w:r>
      </w:del>
      <w:del w:id="366" w:author="Ian" w:date="2019-04-30T15:18:00Z">
        <w:r>
          <w:rPr>
            <w:rFonts w:cs="Times New Roman"/>
          </w:rPr>
          <w:delText>),</w:delText>
        </w:r>
      </w:del>
      <w:r>
        <w:rPr>
          <w:rFonts w:cs="Times New Roman"/>
        </w:rPr>
      </w:r>
      <w:del w:id="367" w:author="Ian" w:date="2019-04-30T15:18:00Z">
        <w:commentRangeEnd w:id="127"/>
        <w:r>
          <w:commentReference w:id="127"/>
        </w:r>
        <w:r>
          <w:rPr>
            <w:rFonts w:cs="Times New Roman"/>
          </w:rPr>
          <w:delText xml:space="preserve"> </w:delText>
        </w:r>
      </w:del>
      <w:r>
        <w:rPr>
          <w:rFonts w:cs="Times New Roman"/>
        </w:rPr>
        <w:t>then edited it to match our study system. We needed a parameters file that could parameterize: 2 ‘file’-type Layers</w:t>
      </w:r>
      <w:del w:id="368" w:author="Ian" w:date="2019-04-30T15:18:00Z">
        <w:r>
          <w:rPr>
            <w:rFonts w:cs="Times New Roman"/>
          </w:rPr>
          <w:delText xml:space="preserve"> (i.e. layers red in from files; see the Geonomics documentation for details)</w:delText>
        </w:r>
      </w:del>
      <w:r>
        <w:rPr>
          <w:rFonts w:cs="Times New Roman"/>
        </w:rPr>
        <w:t xml:space="preserve">, both of which would undergo landscape-change; 1 Species, with movement, a movement-surface, and genomes with 1 trait; and data-collection. </w:t>
      </w:r>
      <w:del w:id="369" w:author="Ian" w:date="2019-04-29T15:07:00Z">
        <w:r>
          <w:rPr>
            <w:rFonts w:cs="Times New Roman"/>
          </w:rPr>
          <w:delText>The Geonomics command we ran to generate a template Geonomics parameters file with those components was:</w:delText>
        </w:r>
      </w:del>
    </w:p>
    <w:p>
      <w:pPr>
        <w:pStyle w:val="TextBody"/>
        <w:spacing w:lineRule="auto" w:line="480" w:before="0" w:after="0"/>
        <w:rPr>
          <w:rFonts w:cs="Times New Roman"/>
          <w:sz w:val="20"/>
          <w:szCs w:val="20"/>
        </w:rPr>
      </w:pPr>
      <w:del w:id="370" w:author="Ian" w:date="2019-04-29T15:07:00Z">
        <w:r>
          <w:rPr>
            <w:rFonts w:cs="Times New Roman"/>
            <w:sz w:val="20"/>
            <w:szCs w:val="20"/>
          </w:rPr>
          <w:delText>&gt;&gt;&gt; gnx.make_parameters_file(filepath=‘yosemite_params.py’,</w:delText>
          <w:br/>
          <w:delText xml:space="preserve">                            layers=[{‘type’: ‘file’, ‘change’: True},</w:delText>
          <w:br/>
          <w:delText xml:space="preserve">                                    {‘type’: ‘file’, ‘change’: True}],</w:delText>
          <w:br/>
          <w:delText xml:space="preserve">                            species=[{‘movement’: True,</w:delText>
        </w:r>
      </w:del>
    </w:p>
    <w:p>
      <w:pPr>
        <w:pStyle w:val="TextBody"/>
        <w:spacing w:lineRule="auto" w:line="480" w:before="0" w:after="0"/>
        <w:rPr/>
      </w:pPr>
      <w:del w:id="371" w:author="Ian" w:date="2019-04-29T15:07:00Z">
        <w:r>
          <w:rPr>
            <w:rFonts w:cs="Times New Roman"/>
            <w:sz w:val="20"/>
            <w:szCs w:val="20"/>
          </w:rPr>
          <w:tab/>
          <w:tab/>
          <w:tab/>
          <w:tab/>
          <w:tab/>
          <w:tab/>
          <w:delText xml:space="preserve">  ‘movement_surface’: True,</w:delText>
          <w:br/>
          <w:delText xml:space="preserve">                                      ‘genomes’: True, ‘n_traits’: 1}],</w:delText>
          <w:br/>
          <w:delText xml:space="preserve">                            data=True)</w:delText>
        </w:r>
      </w:del>
      <w:r>
        <w:rPr/>
        <w:commentReference w:id="128"/>
      </w:r>
      <w:r>
        <w:rPr/>
        <w:commentReference w:id="129"/>
      </w:r>
      <w:r>
        <w:rPr>
          <w:rFonts w:cs="Times New Roman"/>
        </w:rPr>
        <w:br/>
      </w:r>
      <w:ins w:id="372" w:author="Ian" w:date="2019-04-26T16:01:00Z">
        <w:r>
          <w:rPr>
            <w:rFonts w:cs="Times New Roman"/>
          </w:rPr>
          <w:tab/>
        </w:r>
      </w:ins>
      <w:r>
        <w:rPr>
          <w:rFonts w:cs="Times New Roman"/>
        </w:rPr>
        <w:t xml:space="preserve">We edited the resulting file, setting the appropriate parameter values to indicate the locations of our starting temperature and habitat-suitability rasters and the locations of our directories of change rasters for those layers. We set other life-history and demographic parameters to reasonable values, based on current knowledge of </w:t>
      </w:r>
      <w:r>
        <w:rPr>
          <w:rFonts w:cs="Times New Roman"/>
          <w:i/>
          <w:iCs/>
        </w:rPr>
        <w:t>S. graciosus</w:t>
      </w:r>
      <w:r>
        <w:rPr>
          <w:rFonts w:cs="Times New Roman"/>
        </w:rPr>
        <w:t xml:space="preserve"> biology (see parameters file, in Supplements, for full details).</w:t>
      </w:r>
    </w:p>
    <w:p>
      <w:pPr>
        <w:pStyle w:val="TextBody"/>
        <w:spacing w:lineRule="auto" w:line="480" w:before="0" w:after="0"/>
        <w:pPrChange w:id="0" w:author="Ian" w:date="2019-04-30T12:53:00Z">
          <w:pPr>
            <w:spacing w:lineRule="auto" w:line="480"/>
          </w:pPr>
        </w:pPrChange>
        <w:rPr>
          <w:rFonts w:cs="Times New Roman"/>
        </w:rPr>
      </w:pPr>
      <w:r>
        <w:rPr>
          <w:rFonts w:cs="Times New Roman"/>
        </w:rPr>
        <w:tab/>
      </w:r>
      <w:del w:id="373" w:author="Ian" w:date="2019-04-30T18:17:00Z">
        <w:r>
          <w:rPr>
            <w:rFonts w:cs="Times New Roman"/>
          </w:rPr>
          <w:delText>Then, in a Python script (also in the Supplements</w:delText>
        </w:r>
      </w:del>
      <w:r>
        <w:rPr/>
        <w:commentReference w:id="130"/>
      </w:r>
      <w:r>
        <w:rPr>
          <w:rFonts w:cs="Times New Roman"/>
        </w:rPr>
        <w:t xml:space="preserve">), we used our parameters file to create a Geonomics model object (using </w:t>
      </w:r>
      <w:commentRangeStart w:id="131"/>
      <w:r>
        <w:rPr>
          <w:rStyle w:val="SourceText"/>
          <w:rFonts w:cs="Times New Roman"/>
        </w:rPr>
        <w:t>model = gnx.make_model(…))</w:t>
      </w:r>
      <w:r>
        <w:rPr>
          <w:rStyle w:val="SourceText"/>
          <w:rFonts w:cs="Times New Roman"/>
        </w:rPr>
      </w:r>
      <w:commentRangeEnd w:id="131"/>
      <w:r>
        <w:commentReference w:id="131"/>
      </w:r>
      <w:r>
        <w:rPr>
          <w:rStyle w:val="SourceText"/>
          <w:rFonts w:cs="Times New Roman"/>
        </w:rPr>
        <w:t xml:space="preserve">, then ran that model. We used model.walk(…) </w:t>
      </w:r>
      <w:r>
        <w:rPr>
          <w:rFonts w:cs="Times New Roman"/>
        </w:rPr>
        <w:t xml:space="preserve">to run the burn-in, run the main phase for 500 pre-climate change timesteps (to develop a pattern of local adaptation), then run the main phase for an additional 100 timesteps of climate change. The </w:t>
      </w:r>
      <w:r>
        <w:rPr>
          <w:rStyle w:val="SourceText"/>
          <w:rFonts w:cs="Times New Roman"/>
        </w:rPr>
        <w:t xml:space="preserve">model.walk function is what we refer to as Geonomics’ ‘advanced’ mode above; as opposed to model.run, it allows the user to run the model for only a certain number of timesteps, then pause it to call their own custom code. </w:t>
      </w:r>
      <w:r>
        <w:rPr>
          <w:rFonts w:cs="Times New Roman"/>
        </w:rPr>
        <w:t>In our case, we stopped the model at timesteps 500 (before climate change) and 600 (after climate change), each time plotting the landscape layers, the population, and a neighborhood-</w:t>
      </w:r>
      <w:commentRangeStart w:id="132"/>
      <w:r>
        <w:rPr>
          <w:rFonts w:cs="Times New Roman"/>
        </w:rPr>
        <w:t xml:space="preserve">meaned </w:t>
      </w:r>
      <w:r>
        <w:rPr>
          <w:rFonts w:cs="Times New Roman"/>
        </w:rPr>
      </w:r>
      <w:commentRangeEnd w:id="132"/>
      <w:r>
        <w:commentReference w:id="132"/>
      </w:r>
      <w:r>
        <w:rPr/>
        <w:commentReference w:id="133"/>
      </w:r>
      <w:r>
        <w:rPr>
          <w:rFonts w:cs="Times New Roman"/>
        </w:rPr>
        <w:t>raster of the population’s phenotypes (using a custom function written in-script).</w:t>
      </w:r>
    </w:p>
    <w:p>
      <w:pPr>
        <w:pStyle w:val="TextBody"/>
        <w:spacing w:lineRule="auto" w:line="480" w:before="0" w:after="0"/>
        <w:pPrChange w:id="0" w:author="Ian" w:date="2019-04-30T12:53:00Z">
          <w:pPr>
            <w:spacing w:lineRule="auto" w:line="480"/>
          </w:pPr>
        </w:pPrChange>
        <w:rPr>
          <w:rFonts w:cs="Times New Roman"/>
          <w:ins w:id="377" w:author="Ian" w:date="2019-04-30T15:18:00Z"/>
        </w:rPr>
      </w:pPr>
      <w:r>
        <w:rPr>
          <w:rFonts w:cs="Times New Roman"/>
        </w:rPr>
        <w:tab/>
      </w:r>
      <w:del w:id="374" w:author="Ian" w:date="2019-04-30T18:19:00Z">
        <w:r>
          <w:rPr>
            <w:rFonts w:cs="Times New Roman"/>
          </w:rPr>
          <w:delText xml:space="preserve">This produced the results seen in Figure 4. </w:delText>
        </w:r>
      </w:del>
      <w:r>
        <w:rPr>
          <w:rFonts w:cs="Times New Roman"/>
        </w:rPr>
        <w:t xml:space="preserve">The model generates a </w:t>
      </w:r>
      <w:commentRangeStart w:id="134"/>
      <w:r>
        <w:rPr>
          <w:rFonts w:cs="Times New Roman"/>
        </w:rPr>
        <w:t>clear and realistic</w:t>
      </w:r>
      <w:r>
        <w:rPr>
          <w:rFonts w:cs="Times New Roman"/>
        </w:rPr>
      </w:r>
      <w:commentRangeEnd w:id="134"/>
      <w:r>
        <w:commentReference w:id="134"/>
      </w:r>
      <w:r>
        <w:rPr/>
        <w:commentReference w:id="135"/>
      </w:r>
      <w:r>
        <w:rPr>
          <w:rFonts w:cs="Times New Roman"/>
        </w:rPr>
        <w:t xml:space="preserve"> pattern of polygenic adaptation to the elevation-based temperature gradient in the Yosemite region, and that gradient of local adaptation exhibits a pronounced upslope shift in response to the period of climate change. These results are visible both heuristically (from the individuals’ phenotypes plotted before and after climate change) and analytically (from the neighborhood-</w:t>
      </w:r>
      <w:del w:id="375" w:author="Ian" w:date="2019-04-30T18:19:00Z">
        <w:r>
          <w:rPr>
            <w:rFonts w:cs="Times New Roman"/>
          </w:rPr>
          <w:delText>meaned</w:delText>
        </w:r>
      </w:del>
      <w:r>
        <w:rPr>
          <w:rFonts w:cs="Times New Roman"/>
        </w:rPr>
        <w:t xml:space="preserve"> phenotype rasters plotted at the same time</w:t>
      </w:r>
      <w:ins w:id="376" w:author="Ian" w:date="2019-04-30T18:19:00Z">
        <w:r>
          <w:rPr>
            <w:rFonts w:cs="Times New Roman"/>
          </w:rPr>
          <w:t xml:space="preserve"> </w:t>
        </w:r>
      </w:ins>
      <w:r>
        <w:rPr>
          <w:rFonts w:cs="Times New Roman"/>
        </w:rPr>
        <w:t xml:space="preserve">points). </w:t>
      </w:r>
      <w:commentRangeStart w:id="136"/>
      <w:r>
        <w:rPr>
          <w:rFonts w:cs="Times New Roman"/>
        </w:rPr>
        <w:t>Population size is roughly 34,000 before climate change, declining to roughly 28,000 at the end of the simulation.</w:t>
      </w:r>
      <w:commentRangeEnd w:id="136"/>
      <w:r>
        <w:commentReference w:id="136"/>
      </w:r>
      <w:r>
        <w:rPr>
          <w:rFonts w:cs="Times New Roman"/>
        </w:rPr>
      </w:r>
    </w:p>
    <w:p>
      <w:pPr>
        <w:pStyle w:val="TextBody"/>
        <w:spacing w:lineRule="auto" w:line="480" w:before="0" w:after="0"/>
        <w:rPr>
          <w:rFonts w:cs="Times New Roman"/>
        </w:rPr>
      </w:pPr>
      <w:r>
        <w:rPr>
          <w:rFonts w:cs="Times New Roman"/>
        </w:rPr>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bookmarkStart w:id="11" w:name="discussion"/>
      <w:r>
        <w:rPr>
          <w:rFonts w:cs="Times New Roman" w:ascii="Times New Roman" w:hAnsi="Times New Roman"/>
          <w:sz w:val="24"/>
          <w:szCs w:val="24"/>
        </w:rPr>
        <w:t>Discussion</w:t>
      </w:r>
      <w:bookmarkEnd w:id="11"/>
    </w:p>
    <w:p>
      <w:pPr>
        <w:pStyle w:val="Firstparagraph"/>
        <w:spacing w:lineRule="auto" w:line="480"/>
        <w:rPr>
          <w:rFonts w:cs="Times New Roman"/>
          <w:del w:id="382" w:author="Ian" w:date="2019-04-30T12:59:00Z"/>
        </w:rPr>
      </w:pPr>
      <w:ins w:id="378" w:author="Ian" w:date="2019-04-26T16:01:00Z">
        <w:r>
          <w:rPr>
            <w:rFonts w:cs="Times New Roman"/>
          </w:rPr>
          <w:tab/>
        </w:r>
      </w:ins>
      <w:r>
        <w:rPr>
          <w:rFonts w:cs="Times New Roman"/>
        </w:rPr>
        <w:t xml:space="preserve">Both our validations tests </w:t>
      </w:r>
      <w:del w:id="379" w:author="Ian" w:date="2019-04-29T12:22:00Z">
        <w:r>
          <w:rPr>
            <w:rFonts w:cs="Times New Roman"/>
          </w:rPr>
          <w:delText xml:space="preserve">(Supplements) </w:delText>
        </w:r>
      </w:del>
      <w:r>
        <w:rPr>
          <w:rFonts w:cs="Times New Roman"/>
        </w:rPr>
        <w:t xml:space="preserve">and our three example simulations demonstrate that Geonomics is capable of simulating population-genomic and landscape-genomic scenarios of varying complexity, generating accurate and realistic spatial genomic datasets. Importantly, it does this in a software package </w:t>
      </w:r>
      <w:del w:id="380" w:author="Ian" w:date="2019-04-30T18:20:00Z">
        <w:r>
          <w:rPr>
            <w:rFonts w:cs="Times New Roman"/>
          </w:rPr>
          <w:delText xml:space="preserve">that </w:delText>
        </w:r>
      </w:del>
      <w:ins w:id="381" w:author="Ian" w:date="2019-04-30T18:20:00Z">
        <w:r>
          <w:rPr>
            <w:rFonts w:cs="Times New Roman"/>
          </w:rPr>
          <w:t xml:space="preserve">with </w:t>
        </w:r>
      </w:ins>
      <w:r>
        <w:rPr>
          <w:rFonts w:cs="Times New Roman"/>
        </w:rPr>
        <w:t xml:space="preserve">multiple benefits unavailable in other similar tools. Geonomics provides a scripting framework embedded in Python, one of the world’s most popular programming languages and a language already familiar to many researchers who use bioinformatics methods. It makes the creation of arbitrarily complex models quick and easy, without even requiring much Python experience. Simultaneously, it provides advanced users with easy access to the model objects and their components, enabling broad customization and extension. </w:t>
      </w:r>
    </w:p>
    <w:p>
      <w:pPr>
        <w:pStyle w:val="Firstparagraph"/>
        <w:spacing w:lineRule="auto" w:line="480"/>
        <w:rPr>
          <w:rFonts w:cs="Times New Roman"/>
        </w:rPr>
      </w:pPr>
      <w:r>
        <w:rPr/>
      </w:r>
    </w:p>
    <w:p>
      <w:pPr>
        <w:pStyle w:val="Firstparagraph"/>
        <w:spacing w:lineRule="auto" w:line="480"/>
        <w:rPr>
          <w:rFonts w:cs="Times New Roman"/>
        </w:rPr>
      </w:pPr>
      <w:ins w:id="383" w:author="Ian" w:date="2019-04-26T16:01:00Z">
        <w:r>
          <w:rPr>
            <w:rFonts w:cs="Times New Roman"/>
          </w:rPr>
          <w:tab/>
        </w:r>
      </w:ins>
      <w:r>
        <w:rPr>
          <w:rFonts w:cs="Times New Roman"/>
        </w:rPr>
        <w:t xml:space="preserve">We believe Geonomics will be useful for many purposes. Many theoretical questions in population </w:t>
      </w:r>
      <w:commentRangeStart w:id="137"/>
      <w:r>
        <w:rPr>
          <w:rFonts w:cs="Times New Roman"/>
        </w:rPr>
        <w:t>genomics necessitate explicitly spatial study methods</w:t>
      </w:r>
      <w:r>
        <w:rPr>
          <w:rFonts w:cs="Times New Roman"/>
        </w:rPr>
      </w:r>
      <w:ins w:id="384" w:author="Ian" w:date="2019-04-30T18:21:00Z">
        <w:commentRangeEnd w:id="137"/>
        <w:r>
          <w:commentReference w:id="137"/>
        </w:r>
        <w:r>
          <w:rPr>
            <w:rFonts w:cs="Times New Roman"/>
          </w:rPr>
          <w:t xml:space="preserve"> (REF?)</w:t>
        </w:r>
      </w:ins>
      <w:r>
        <w:rPr>
          <w:rFonts w:cs="Times New Roman"/>
        </w:rPr>
        <w:t xml:space="preserve">, which Geonomics will make more tractable than ever before. Landscape genomics studies draw conclusions about complex, real-world systems, sometimes with directly implications for conservation and management. </w:t>
      </w:r>
      <w:del w:id="385" w:author="Ian" w:date="2019-04-30T18:21:00Z">
        <w:r>
          <w:rPr>
            <w:rFonts w:cs="Times New Roman"/>
          </w:rPr>
          <w:delText xml:space="preserve">Yet these results are often obtained in the absence of adequate evolutionary null models – as opposed to the statistical null models used in outlier tests, for example – and thus without sufficient knowledge about the validity and power of common methods. </w:delText>
        </w:r>
      </w:del>
      <w:r>
        <w:rPr>
          <w:rFonts w:cs="Times New Roman"/>
        </w:rPr>
        <w:t>Geonomics will not only enable the generation of simulated datasets specific to certain study systems—parameterized from field data or from the literature, and simulated under multiple, competing hypothetical scenarios. It will also aid the development and testing of landscape-genomic analytical methods, strengthening our ability to draw accurate and actionable inferences from real-world data.</w:t>
      </w:r>
    </w:p>
    <w:p>
      <w:pPr>
        <w:pStyle w:val="TextBody"/>
        <w:spacing w:lineRule="auto" w:line="480" w:before="0" w:after="0"/>
        <w:rPr>
          <w:rFonts w:cs="Times New Roman"/>
          <w:ins w:id="387" w:author="Ian" w:date="2019-04-30T18:21:00Z"/>
        </w:rPr>
      </w:pPr>
      <w:del w:id="386" w:author="Ian" w:date="2019-04-30T18:21:00Z">
        <w:r>
          <w:rPr>
            <w:rFonts w:cs="Times New Roman"/>
          </w:rPr>
          <w:delText>Of course, all tools have limitations and caveats. These are discussed in the following two sections.</w:delText>
        </w:r>
      </w:del>
    </w:p>
    <w:p>
      <w:pPr>
        <w:pStyle w:val="TextBody"/>
        <w:spacing w:lineRule="auto" w:line="480" w:before="0" w:after="0"/>
        <w:rPr>
          <w:rFonts w:cs="Times New Roman"/>
        </w:rPr>
      </w:pPr>
      <w:r>
        <w:rPr>
          <w:rFonts w:cs="Times New Roman"/>
        </w:rPr>
      </w:r>
    </w:p>
    <w:p>
      <w:pPr>
        <w:pStyle w:val="Heading2"/>
        <w:numPr>
          <w:ilvl w:val="1"/>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b w:val="false"/>
          <w:b w:val="false"/>
          <w:sz w:val="24"/>
          <w:szCs w:val="24"/>
        </w:rPr>
      </w:pPr>
      <w:bookmarkStart w:id="12" w:name="runtime-and-memory"/>
      <w:r>
        <w:rPr>
          <w:rFonts w:cs="Times New Roman" w:ascii="Times New Roman" w:hAnsi="Times New Roman"/>
          <w:b w:val="false"/>
          <w:sz w:val="24"/>
          <w:szCs w:val="24"/>
        </w:rPr>
        <w:t>Runtime and memory</w:t>
      </w:r>
      <w:bookmarkEnd w:id="12"/>
    </w:p>
    <w:p>
      <w:pPr>
        <w:pStyle w:val="Firstparagraph"/>
        <w:spacing w:lineRule="auto" w:line="480"/>
        <w:rPr>
          <w:rFonts w:cs="Times New Roman"/>
        </w:rPr>
      </w:pPr>
      <w:ins w:id="388" w:author="Ian" w:date="2019-04-30T15:18:00Z">
        <w:r>
          <w:rPr>
            <w:rFonts w:cs="Times New Roman"/>
          </w:rPr>
          <w:tab/>
        </w:r>
      </w:ins>
      <w:del w:id="389" w:author="Ian" w:date="2019-04-29T12:22:00Z">
        <w:r>
          <w:rPr>
            <w:rFonts w:cs="Times New Roman"/>
          </w:rPr>
          <w:delText xml:space="preserve">As mentioned above, </w:delText>
        </w:r>
      </w:del>
      <w:r>
        <w:rPr>
          <w:rFonts w:cs="Times New Roman"/>
        </w:rPr>
        <w:t xml:space="preserve">Geonomics models run considerably slower than models </w:t>
      </w:r>
      <w:del w:id="390" w:author="Ian" w:date="2019-04-30T18:22:00Z">
        <w:r>
          <w:rPr>
            <w:rFonts w:cs="Times New Roman"/>
          </w:rPr>
          <w:delText xml:space="preserve">such as SLiM (Haller and Messer, 2017, 2019; Messer, 2013) that are </w:delText>
        </w:r>
      </w:del>
      <w:r>
        <w:rPr>
          <w:rFonts w:cs="Times New Roman"/>
        </w:rPr>
        <w:t>written in compiled languages</w:t>
      </w:r>
      <w:ins w:id="391" w:author="Ian" w:date="2019-04-30T18:22:00Z">
        <w:r>
          <w:rPr>
            <w:rFonts w:cs="Times New Roman"/>
          </w:rPr>
          <w:t xml:space="preserve"> such as SLiM (Haller and Messer, 2017, 2019; Messer, 2013)</w:t>
        </w:r>
      </w:ins>
      <w:r>
        <w:rPr>
          <w:rFonts w:cs="Times New Roman"/>
        </w:rPr>
        <w:t xml:space="preserve">. However, for users whose scenarios are well served by the design and affordances of Geonomics, we believe that what is sacrificed in runtime will be made up for in flexibility, customizability, and ease of use. </w:t>
      </w:r>
      <w:commentRangeStart w:id="138"/>
      <w:r>
        <w:rPr>
          <w:rFonts w:cs="Times New Roman"/>
        </w:rPr>
        <w:t>With a reasonably powerful computer, we believe that most users will not find runtime a major limitation</w:t>
      </w:r>
      <w:r>
        <w:rPr>
          <w:rFonts w:cs="Times New Roman"/>
        </w:rPr>
      </w:r>
      <w:commentRangeEnd w:id="138"/>
      <w:r>
        <w:commentReference w:id="138"/>
      </w:r>
      <w:r>
        <w:rPr>
          <w:rFonts w:cs="Times New Roman"/>
        </w:rPr>
        <w:t xml:space="preserve">. </w:t>
      </w:r>
      <w:del w:id="392" w:author="Ian" w:date="2019-04-30T18:22:00Z">
        <w:r>
          <w:rPr>
            <w:rFonts w:cs="Times New Roman"/>
          </w:rPr>
          <w:delText>(</w:delText>
        </w:r>
      </w:del>
      <w:r>
        <w:rPr>
          <w:rFonts w:cs="Times New Roman"/>
        </w:rPr>
        <w:t>Indeed, our three examples were all all run on a modern laptop with 8Gb of RAM and an Intel® Core™ i5-8250U quad-core processor. They ran in an average of 270 s for the IBD/IBE model, 135 s for the simultaneous</w:t>
      </w:r>
      <w:ins w:id="393" w:author="Ian" w:date="2019-04-30T18:22:00Z">
        <w:r>
          <w:rPr>
            <w:rFonts w:cs="Times New Roman"/>
          </w:rPr>
          <w:t xml:space="preserve"> </w:t>
        </w:r>
      </w:ins>
      <w:del w:id="394" w:author="Ian" w:date="2019-04-30T18:22:00Z">
        <w:r>
          <w:rPr>
            <w:rFonts w:cs="Times New Roman"/>
          </w:rPr>
          <w:delText>-</w:delText>
        </w:r>
      </w:del>
      <w:r>
        <w:rPr>
          <w:rFonts w:cs="Times New Roman"/>
        </w:rPr>
        <w:t>selection model, and 5400 s (1.5 hr) for the Yosemite model.</w:t>
      </w:r>
      <w:commentRangeStart w:id="139"/>
      <w:r>
        <w:rPr>
          <w:rFonts w:cs="Times New Roman"/>
        </w:rPr>
        <w:t xml:space="preserve"> These are all overestimates of the true runtime for just the models, because these figures include the non-negligible runtime of code used to calculate and produce data used for plots</w:t>
      </w:r>
      <w:r>
        <w:rPr>
          <w:rFonts w:cs="Times New Roman"/>
        </w:rPr>
      </w:r>
      <w:commentRangeEnd w:id="139"/>
      <w:r>
        <w:commentReference w:id="139"/>
      </w:r>
      <w:r>
        <w:rPr>
          <w:rFonts w:cs="Times New Roman"/>
        </w:rPr>
        <w:t>.</w:t>
      </w:r>
      <w:del w:id="395" w:author="Ian" w:date="2019-04-30T18:22:00Z">
        <w:r>
          <w:rPr>
            <w:rFonts w:cs="Times New Roman"/>
          </w:rPr>
          <w:delText>)</w:delText>
        </w:r>
      </w:del>
    </w:p>
    <w:p>
      <w:pPr>
        <w:pStyle w:val="TextBody"/>
        <w:spacing w:lineRule="auto" w:line="480" w:before="0" w:after="0"/>
        <w:pPrChange w:id="0" w:author="Ian" w:date="2019-04-30T12:59:00Z">
          <w:pPr>
            <w:spacing w:lineRule="auto" w:line="480"/>
          </w:pPr>
        </w:pPrChange>
        <w:rPr/>
      </w:pPr>
      <w:r>
        <w:rPr>
          <w:rFonts w:cs="Times New Roman"/>
        </w:rPr>
        <w:tab/>
        <w:t>Given the complexity of Geonomics and the number of parameters a user can modify, there are numerous parameters and parameter-combinations which could have a significant effect o</w:t>
      </w:r>
      <w:ins w:id="396" w:author="Ian" w:date="2019-04-30T18:23:00Z">
        <w:r>
          <w:rPr>
            <w:rFonts w:cs="Times New Roman"/>
          </w:rPr>
          <w:t>n</w:t>
        </w:r>
      </w:ins>
      <w:del w:id="397" w:author="Ian" w:date="2019-04-30T18:23:00Z">
        <w:r>
          <w:rPr>
            <w:rFonts w:cs="Times New Roman"/>
          </w:rPr>
          <w:delText>f</w:delText>
        </w:r>
      </w:del>
      <w:r>
        <w:rPr>
          <w:rFonts w:cs="Times New Roman"/>
        </w:rPr>
        <w:t xml:space="preserve"> a model’s average runtime. </w:t>
      </w:r>
      <w:del w:id="398" w:author="Ian" w:date="2019-04-30T18:24:00Z">
        <w:r>
          <w:rPr>
            <w:rFonts w:cs="Times New Roman"/>
          </w:rPr>
          <w:delText>It would be impossible to summarize them all here</w:delText>
        </w:r>
      </w:del>
      <w:r>
        <w:rPr/>
        <w:commentReference w:id="140"/>
      </w:r>
      <w:r>
        <w:rPr/>
        <w:commentReference w:id="141"/>
      </w:r>
      <w:r>
        <w:rPr>
          <w:rFonts w:cs="Times New Roman"/>
        </w:rPr>
        <w:t>. However, we provide a rudimentary runtime analysis (Figure 6), run on the same 8Gb, quad-core laptop as the examples above. This analysis highlights some basic parameters that are likely to influence a model’s average runtime per time</w:t>
      </w:r>
      <w:ins w:id="399" w:author="Ian" w:date="2019-05-01T17:50:00Z">
        <w:r>
          <w:rPr>
            <w:rFonts w:cs="Times New Roman"/>
          </w:rPr>
          <w:t xml:space="preserve"> </w:t>
        </w:r>
      </w:ins>
      <w:r>
        <w:rPr>
          <w:rFonts w:cs="Times New Roman"/>
        </w:rPr>
        <w:t xml:space="preserve">step. </w:t>
      </w:r>
      <w:del w:id="400" w:author="Ian" w:date="2019-04-30T12:59:00Z">
        <w:r>
          <w:rPr>
            <w:rFonts w:cs="Times New Roman"/>
          </w:rPr>
          <w:delText>These are:</w:delText>
        </w:r>
      </w:del>
    </w:p>
    <w:p>
      <w:pPr>
        <w:pStyle w:val="TextBody"/>
        <w:spacing w:lineRule="auto" w:line="480" w:before="0" w:after="0"/>
        <w:rPr>
          <w:rFonts w:cs="Times New Roman"/>
        </w:rPr>
      </w:pPr>
      <w:del w:id="401" w:author="Ian" w:date="2019-04-30T12:59:00Z">
        <w:r>
          <w:rPr>
            <w:rFonts w:cs="Times New Roman"/>
          </w:rPr>
          <w:delText>‘</w:delText>
        </w:r>
      </w:del>
      <w:del w:id="402" w:author="Ian" w:date="2019-04-30T12:59:00Z">
        <w:r>
          <w:rPr>
            <w:rFonts w:cs="Times New Roman"/>
            <w:b/>
            <w:bCs/>
          </w:rPr>
          <w:delText>K_factor</w:delText>
        </w:r>
      </w:del>
      <w:del w:id="403" w:author="Ian" w:date="2019-04-30T12:59:00Z">
        <w:r>
          <w:rPr>
            <w:rFonts w:cs="Times New Roman"/>
          </w:rPr>
          <w:delText>’: The factor by which a species’ carrying capacity raster is multiplied to determine its local carrying capacities and thus, in sum, its mean total population size;</w:delText>
        </w:r>
      </w:del>
    </w:p>
    <w:p>
      <w:pPr>
        <w:pStyle w:val="TextBody"/>
        <w:spacing w:lineRule="auto" w:line="480" w:before="0" w:after="0"/>
        <w:rPr>
          <w:rFonts w:cs="Times New Roman"/>
        </w:rPr>
      </w:pPr>
      <w:del w:id="404" w:author="Ian" w:date="2019-04-30T12:59:00Z">
        <w:r>
          <w:rPr>
            <w:rFonts w:cs="Times New Roman"/>
          </w:rPr>
          <w:delText>‘</w:delText>
        </w:r>
      </w:del>
      <w:del w:id="405" w:author="Ian" w:date="2019-04-30T12:59:00Z">
        <w:r>
          <w:rPr>
            <w:rFonts w:cs="Times New Roman"/>
            <w:b/>
            <w:bCs/>
          </w:rPr>
          <w:delText>n_births_distr_lambda</w:delText>
        </w:r>
      </w:del>
      <w:del w:id="406" w:author="Ian" w:date="2019-04-30T12:59:00Z">
        <w:r>
          <w:rPr>
            <w:rFonts w:cs="Times New Roman"/>
          </w:rPr>
          <w:delText xml:space="preserve">’: The </w:delText>
        </w:r>
      </w:del>
      <w:commentRangeStart w:id="142"/>
      <w:r>
        <w:rPr/>
      </w:r>
      <m:oMath xmlns:m="http://schemas.openxmlformats.org/officeDocument/2006/math">
        <m:r>
          <w:rPr>
            <w:rFonts w:ascii="Cambria Math" w:hAnsi="Cambria Math"/>
          </w:rPr>
          <m:t xml:space="preserve">λ</m:t>
        </m:r>
      </m:oMath>
      <w:del w:id="407" w:author="Ian" w:date="2019-04-30T12:59:00Z">
        <w:r>
          <w:rPr>
            <w:rFonts w:cs="Times New Roman"/>
          </w:rPr>
          <w:delText xml:space="preserve"> parameter on the Poisson distribution from which the number of offspring per mating event is drawn;</w:delText>
        </w:r>
      </w:del>
    </w:p>
    <w:p>
      <w:pPr>
        <w:pStyle w:val="TextBody"/>
        <w:spacing w:lineRule="auto" w:line="480" w:before="0" w:after="0"/>
        <w:rPr>
          <w:rFonts w:cs="Times New Roman"/>
        </w:rPr>
      </w:pPr>
      <w:del w:id="408" w:author="Ian" w:date="2019-04-30T12:59:00Z">
        <w:r>
          <w:rPr>
            <w:rFonts w:cs="Times New Roman"/>
          </w:rPr>
          <w:delText>‘</w:delText>
        </w:r>
      </w:del>
      <w:del w:id="409" w:author="Ian" w:date="2019-04-30T12:59:00Z">
        <w:r>
          <w:rPr>
            <w:rFonts w:cs="Times New Roman"/>
            <w:b/>
            <w:bCs/>
          </w:rPr>
          <w:delText>dim</w:delText>
        </w:r>
      </w:del>
      <w:del w:id="410" w:author="Ian" w:date="2019-04-30T12:59:00Z">
        <w:r>
          <w:rPr>
            <w:rFonts w:cs="Times New Roman"/>
          </w:rPr>
          <w:delText>’: The dimensions of the simulated landscape;</w:delText>
        </w:r>
      </w:del>
    </w:p>
    <w:p>
      <w:pPr>
        <w:pStyle w:val="TextBody"/>
        <w:spacing w:lineRule="auto" w:line="480" w:before="0" w:after="0"/>
        <w:rPr>
          <w:rFonts w:cs="Times New Roman"/>
        </w:rPr>
      </w:pPr>
      <w:del w:id="411" w:author="Ian" w:date="2019-04-30T12:59:00Z">
        <w:r>
          <w:rPr>
            <w:rFonts w:cs="Times New Roman"/>
          </w:rPr>
          <w:delText>‘</w:delText>
        </w:r>
      </w:del>
      <w:del w:id="412" w:author="Ian" w:date="2019-04-30T12:59:00Z">
        <w:r>
          <w:rPr>
            <w:rFonts w:cs="Times New Roman"/>
            <w:b/>
            <w:bCs/>
          </w:rPr>
          <w:delText>L</w:delText>
        </w:r>
      </w:del>
      <w:del w:id="413" w:author="Ian" w:date="2019-04-30T12:59:00Z">
        <w:r>
          <w:rPr>
            <w:rFonts w:cs="Times New Roman"/>
          </w:rPr>
          <w:delText>’: The length of the simulated genome;</w:delText>
        </w:r>
      </w:del>
    </w:p>
    <w:p>
      <w:pPr>
        <w:pStyle w:val="TextBody"/>
        <w:spacing w:lineRule="auto" w:line="480" w:before="0" w:after="0"/>
        <w:rPr/>
      </w:pPr>
      <w:del w:id="414" w:author="Ian" w:date="2019-04-30T12:59:00Z">
        <w:r>
          <w:rPr>
            <w:rFonts w:cs="Times New Roman"/>
          </w:rPr>
          <w:delText>(It is worth noting that runtime increases with landscape dimension both because of functions whose runtimes scale with the landscape size directly and because of functions whose runtime scales with total population size—which can estimated as the sum of the carrying-capacity raster, the size of which always matches the landscape size. So, the difference between the ‘K_factor’ and ‘dim’ lines in Figure 6 can be taken as an indication of the runtime cost of landscape dimension above and beyond population-size effects.)</w:delText>
        </w:r>
      </w:del>
      <w:r>
        <w:rPr>
          <w:rFonts w:cs="Times New Roman"/>
        </w:rPr>
      </w:r>
      <w:commentRangeEnd w:id="142"/>
      <w:r>
        <w:commentReference w:id="142"/>
      </w:r>
      <w:r>
        <w:rPr/>
        <w:commentReference w:id="143"/>
      </w:r>
    </w:p>
    <w:p>
      <w:pPr>
        <w:pStyle w:val="TextBody"/>
        <w:spacing w:lineRule="auto" w:line="480" w:before="0" w:after="0"/>
        <w:rPr/>
      </w:pPr>
      <w:ins w:id="415" w:author="Ian" w:date="2019-04-30T15:18:00Z">
        <w:commentRangeStart w:id="144"/>
        <w:r>
          <w:rPr>
            <w:rFonts w:cs="Times New Roman"/>
          </w:rPr>
          <w:tab/>
        </w:r>
      </w:ins>
      <w:del w:id="416" w:author="Ian" w:date="2019-04-30T18:24:00Z">
        <w:r>
          <w:rPr>
            <w:rFonts w:cs="Times New Roman"/>
          </w:rPr>
          <w:delText>Memory usage could likewise pose real limitations for some users modeling some systems. However, we believe it is unlikely to do so for most scenarios within the range of parameterizatons that are also unlikely to pose runtime limitations. There are, however, two potential memory limitations of special concern. These relate to the topics discussed in the following section, so are explained therein.</w:delText>
        </w:r>
      </w:del>
      <w:commentRangeEnd w:id="144"/>
      <w:r>
        <w:commentReference w:id="144"/>
      </w:r>
      <w:r>
        <w:rPr>
          <w:rFonts w:cs="Times New Roman"/>
        </w:rPr>
      </w:r>
    </w:p>
    <w:p>
      <w:pPr>
        <w:pStyle w:val="TextBody"/>
        <w:spacing w:lineRule="auto" w:line="480" w:before="0" w:after="0"/>
        <w:rPr>
          <w:rFonts w:cs="Times New Roman"/>
        </w:rPr>
      </w:pPr>
      <w:r>
        <w:rPr>
          <w:rFonts w:cs="Times New Roman"/>
        </w:rPr>
      </w:r>
    </w:p>
    <w:p>
      <w:pPr>
        <w:pStyle w:val="Heading2"/>
        <w:numPr>
          <w:ilvl w:val="1"/>
          <w:numId w:val="3"/>
        </w:numPr>
        <w:tabs>
          <w:tab w:val="clear" w:pos="720"/>
          <w:tab w:val="left" w:pos="0" w:leader="none"/>
        </w:tabs>
        <w:spacing w:lineRule="auto" w:line="480" w:before="0" w:after="0"/>
        <w:rPr>
          <w:rFonts w:ascii="Times New Roman" w:hAnsi="Times New Roman" w:cs="Times New Roman"/>
          <w:b w:val="false"/>
          <w:b w:val="false"/>
          <w:sz w:val="24"/>
          <w:szCs w:val="24"/>
        </w:rPr>
      </w:pPr>
      <w:bookmarkStart w:id="13" w:name="caveats"/>
      <w:r>
        <w:rPr>
          <w:rFonts w:cs="Times New Roman" w:ascii="Times New Roman" w:hAnsi="Times New Roman"/>
          <w:b w:val="false"/>
          <w:sz w:val="24"/>
          <w:szCs w:val="24"/>
          <w:rPrChange w:id="0" w:author="Ian" w:date="2019-04-30T15:17:00Z">
            <w:rPr>
              <w:sz w:val="24"/>
              <w:szCs w:val="24"/>
              <w:rFonts w:ascii="Times New Roman" w:hAnsi="Times New Roman" w:cs="Times New Roman"/>
            </w:rPr>
          </w:rPrChange>
        </w:rPr>
        <w:t>Caveats</w:t>
      </w:r>
      <w:bookmarkEnd w:id="13"/>
    </w:p>
    <w:p>
      <w:pPr>
        <w:pStyle w:val="Firstparagraph"/>
        <w:spacing w:lineRule="auto" w:line="480"/>
        <w:rPr>
          <w:rFonts w:cs="Times New Roman"/>
        </w:rPr>
      </w:pPr>
      <w:ins w:id="418" w:author="Ian" w:date="2019-04-30T15:18:00Z">
        <w:r>
          <w:rPr>
            <w:rFonts w:cs="Times New Roman"/>
          </w:rPr>
          <w:tab/>
        </w:r>
      </w:ins>
      <w:r>
        <w:rPr>
          <w:rFonts w:cs="Times New Roman"/>
        </w:rPr>
        <w:t>Geonomics uses two unconventional approximations—to make complex models tractable in a slower language within reasonable compute-time—which are worth special consideration. The first is the approximation used to model recombination. Precise modeling of recombination between all neighboring loci for each gamete produced would require an extremely large and time-consuming number of Bernoulli draws during a model run. To avoid this, when a model is first created, Geonomics generates and saves (as binary arrays) a large collection of recombination paths (the number of which can be parameterized by the user). Each path is just a genome-length array containing ones at interlocus-positions where recombinations occur and zeros elsewhere. The path can then quickly be used to subset an individual’s genome to produce a gamete. As a model runs, these paths are repeatedly shuffled and drawn through, like a deck of cards, as gametes are created.</w:t>
      </w:r>
    </w:p>
    <w:p>
      <w:pPr>
        <w:pStyle w:val="TextBody"/>
        <w:spacing w:lineRule="auto" w:line="480" w:before="0" w:after="0"/>
        <w:pPrChange w:id="0" w:author="Ian" w:date="2019-04-30T12:53:00Z">
          <w:pPr>
            <w:spacing w:lineRule="auto" w:line="480"/>
          </w:pPr>
        </w:pPrChange>
        <w:rPr>
          <w:rFonts w:cs="Times New Roman"/>
        </w:rPr>
      </w:pPr>
      <w:r>
        <w:rPr>
          <w:rFonts w:cs="Times New Roman"/>
        </w:rPr>
        <w:tab/>
        <w:t>In this way, Geonomics approximates free and potentially heterogeneous recombination. (Importantly, for long genomes and large numbers of paths, memory limitations will occur, because the data structure containing the paths is essentially a two-dimensional binary array whose size is the product of these values.) For genomic architectures with homogeneous recombination rates, Geonomics provides the option to use an alternative recombination mechanism, which precisely simulates recombination on the fly but does so at a cost of increased average runtime per timestep. (For details, see the documentation.)</w:t>
      </w:r>
    </w:p>
    <w:p>
      <w:pPr>
        <w:pStyle w:val="TextBody"/>
        <w:spacing w:lineRule="auto" w:line="480" w:before="0" w:after="0"/>
        <w:pPrChange w:id="0" w:author="Ian" w:date="2019-04-30T12:53:00Z">
          <w:pPr>
            <w:spacing w:lineRule="auto" w:line="480"/>
          </w:pPr>
        </w:pPrChange>
        <w:rPr>
          <w:rFonts w:cs="Times New Roman"/>
        </w:rPr>
      </w:pPr>
      <w:r>
        <w:rPr>
          <w:rFonts w:cs="Times New Roman"/>
        </w:rPr>
        <w:tab/>
        <w:t xml:space="preserve">We feel that this is a reasonable approach that poses little risk of generating systematic artefacts. It balances the needs of the system being modeled with the constraints of the interpreted language being used. However, the user should be aware of one concern: The total number of recombination paths generated determines the minimum recombination rate that can be modeled (because all loci with non-zero recombination rates are forced to have at least one recombination event among the set of paths generated) and the precision to which recombination rates are approximated and at which near rates can be differentiated. (For example, the smallest recombination rate that can be modeled when 10000 recombination paths are used is </w:t>
      </w:r>
      <w:r>
        <w:rPr/>
      </w:r>
      <m:oMath xmlns:m="http://schemas.openxmlformats.org/officeDocument/2006/math">
        <m:r>
          <w:rPr>
            <w:rFonts w:ascii="Cambria Math" w:hAnsi="Cambria Math"/>
          </w:rPr>
          <m:t xml:space="preserve">1</m:t>
        </m:r>
        <m:r>
          <m:rPr>
            <m:lit/>
            <m:nor/>
          </m:rPr>
          <w:rPr>
            <w:rFonts w:ascii="Cambria Math" w:hAnsi="Cambria Math"/>
          </w:rPr>
          <m:t xml:space="preserve">/</m:t>
        </m:r>
        <m:r>
          <w:rPr>
            <w:rFonts w:ascii="Cambria Math" w:hAnsi="Cambria Math"/>
          </w:rPr>
          <m:t xml:space="preserve">10000</m:t>
        </m:r>
        <m:r>
          <w:rPr>
            <w:rFonts w:ascii="Cambria Math" w:hAnsi="Cambria Math"/>
          </w:rPr>
          <m:t xml:space="preserve">=</m:t>
        </m:r>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4</m:t>
            </m:r>
          </m:sup>
        </m:sSup>
      </m:oMath>
      <w:r>
        <w:rPr>
          <w:rFonts w:cs="Times New Roman"/>
        </w:rPr>
        <w:t xml:space="preserve">, such that a locus with a nominal recombination rate of </w:t>
      </w:r>
      <w:r>
        <w:rPr/>
      </w:r>
      <m:oMath xmlns:m="http://schemas.openxmlformats.org/officeDocument/2006/math">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5</m:t>
            </m:r>
          </m:sup>
        </m:sSup>
      </m:oMath>
      <w:r>
        <w:rPr>
          <w:rFonts w:cs="Times New Roman"/>
        </w:rPr>
        <w:t xml:space="preserve"> would be inaccurately modeled as recombining with a probability of </w:t>
      </w:r>
      <w:r>
        <w:rPr/>
      </w:r>
      <m:oMath xmlns:m="http://schemas.openxmlformats.org/officeDocument/2006/math">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4</m:t>
            </m:r>
          </m:sup>
        </m:sSup>
      </m:oMath>
      <w:r>
        <w:rPr>
          <w:rFonts w:cs="Times New Roman"/>
        </w:rPr>
        <w:t xml:space="preserve">, and any two locations with recombination rates less than </w:t>
      </w:r>
      <w:r>
        <w:rPr/>
      </w:r>
      <m:oMath xmlns:m="http://schemas.openxmlformats.org/officeDocument/2006/math">
        <m:r>
          <w:rPr>
            <w:rFonts w:ascii="Cambria Math" w:hAnsi="Cambria Math"/>
          </w:rPr>
          <m:t xml:space="preserve">1</m:t>
        </m:r>
        <m:r>
          <m:rPr>
            <m:lit/>
            <m:nor/>
          </m:rPr>
          <w:rPr>
            <w:rFonts w:ascii="Cambria Math" w:hAnsi="Cambria Math"/>
          </w:rPr>
          <m:t xml:space="preserve">/</m:t>
        </m:r>
        <m:r>
          <w:rPr>
            <w:rFonts w:ascii="Cambria Math" w:hAnsi="Cambria Math"/>
          </w:rPr>
          <m:t xml:space="preserve">10000</m:t>
        </m:r>
        <m:r>
          <w:rPr>
            <w:rFonts w:ascii="Cambria Math" w:hAnsi="Cambria Math"/>
          </w:rPr>
          <m:t xml:space="preserve">=</m:t>
        </m:r>
        <m:r>
          <w:rPr>
            <w:rFonts w:ascii="Cambria Math" w:hAnsi="Cambria Math"/>
          </w:rPr>
          <m:t xml:space="preserve">10</m:t>
        </m:r>
        <m:sSup>
          <m:e>
            <m:r>
              <w:rPr>
                <w:rFonts w:ascii="Cambria Math" w:hAnsi="Cambria Math"/>
              </w:rPr>
              <m:t xml:space="preserve">e</m:t>
            </m:r>
          </m:e>
          <m:sup>
            <m:r>
              <w:rPr>
                <w:rFonts w:ascii="Cambria Math" w:hAnsi="Cambria Math"/>
              </w:rPr>
              <m:t xml:space="preserve">−</m:t>
            </m:r>
            <m:r>
              <w:rPr>
                <w:rFonts w:ascii="Cambria Math" w:hAnsi="Cambria Math"/>
              </w:rPr>
              <m:t xml:space="preserve">4</m:t>
            </m:r>
          </m:sup>
        </m:sSup>
      </m:oMath>
      <w:r>
        <w:rPr>
          <w:rFonts w:cs="Times New Roman"/>
        </w:rPr>
        <w:t xml:space="preserve"> different will necessarily be modeled as having identical rates.) When necessary, Geonomics raises relevant warnings about this at the time a model is created.</w:t>
      </w:r>
    </w:p>
    <w:p>
      <w:pPr>
        <w:pStyle w:val="TextBody"/>
        <w:spacing w:lineRule="auto" w:line="480" w:before="0" w:after="0"/>
        <w:pPrChange w:id="0" w:author="Ian" w:date="2019-04-30T12:53:00Z">
          <w:pPr>
            <w:spacing w:lineRule="auto" w:line="480"/>
          </w:pPr>
        </w:pPrChange>
        <w:rPr>
          <w:rFonts w:cs="Times New Roman"/>
        </w:rPr>
      </w:pPr>
      <w:r>
        <w:rPr>
          <w:rFonts w:cs="Times New Roman"/>
        </w:rPr>
        <w:tab/>
        <w:t xml:space="preserve">The other approximation of which users should be aware is that of directional movement across a movement or dispersal surface. Conceptually, a movement or dispersal surface is an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rFonts w:cs="Times New Roman"/>
        </w:rPr>
        <w:t xml:space="preserve"> array of Von Mises distributions (as explained in the ’Operations’ section, above). Each distribution in a surface is represented by an approximation vector of direction draw, which is drawn once when a model is built. Random draws are then made from these vectors during model runs. This increases computational efficiency by avoiding large numbers of calls to random number generators during runtime. But it means that movement and dispersal surfaces, rather than being two-dimensional grids of random-number functions, are actually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oMath>
      <w:r>
        <w:rPr>
          <w:rFonts w:cs="Times New Roman"/>
        </w:rPr>
        <w:t xml:space="preserve"> </w:t>
      </w:r>
      <w:r>
        <w:rPr>
          <w:rStyle w:val="SourceText"/>
          <w:rFonts w:cs="Times New Roman"/>
        </w:rPr>
        <w:t>numpy</w:t>
      </w:r>
      <w:r>
        <w:rPr>
          <w:rFonts w:cs="Times New Roman"/>
        </w:rPr>
        <w:t xml:space="preserve"> arrays, where </w:t>
      </w:r>
      <w:r>
        <w:rPr/>
      </w:r>
      <m:oMath xmlns:m="http://schemas.openxmlformats.org/officeDocument/2006/math">
        <m:r>
          <w:rPr>
            <w:rFonts w:ascii="Cambria Math" w:hAnsi="Cambria Math"/>
          </w:rPr>
          <m:t xml:space="preserve">x</m:t>
        </m:r>
      </m:oMath>
      <w:r>
        <w:rPr>
          <w:rFonts w:cs="Times New Roman"/>
        </w:rPr>
        <w:t xml:space="preserve"> and </w:t>
      </w:r>
      <w:r>
        <w:rPr/>
      </w:r>
      <m:oMath xmlns:m="http://schemas.openxmlformats.org/officeDocument/2006/math">
        <m:r>
          <w:rPr>
            <w:rFonts w:ascii="Cambria Math" w:hAnsi="Cambria Math"/>
          </w:rPr>
          <m:t xml:space="preserve">y</m:t>
        </m:r>
      </m:oMath>
      <w:r>
        <w:rPr>
          <w:rFonts w:cs="Times New Roman"/>
        </w:rPr>
        <w:t xml:space="preserve"> are the landscape dimensions and </w:t>
      </w:r>
      <w:r>
        <w:rPr/>
      </w:r>
      <m:oMath xmlns:m="http://schemas.openxmlformats.org/officeDocument/2006/math">
        <m:r>
          <w:rPr>
            <w:rFonts w:ascii="Cambria Math" w:hAnsi="Cambria Math"/>
          </w:rPr>
          <m:t xml:space="preserve">z</m:t>
        </m:r>
      </m:oMath>
      <w:r>
        <w:rPr>
          <w:rFonts w:cs="Times New Roman"/>
        </w:rPr>
        <w:t xml:space="preserve"> is the length of the approximation vectors (a value controlled from the Geonomics parameters file).</w:t>
      </w:r>
    </w:p>
    <w:p>
      <w:pPr>
        <w:pStyle w:val="TextBody"/>
        <w:spacing w:lineRule="auto" w:line="480" w:before="0" w:after="0"/>
        <w:pPrChange w:id="0" w:author="Ian" w:date="2019-04-30T12:53:00Z">
          <w:pPr>
            <w:spacing w:lineRule="auto" w:line="480"/>
          </w:pPr>
        </w:pPrChange>
        <w:rPr>
          <w:rFonts w:cs="Times New Roman"/>
        </w:rPr>
      </w:pPr>
      <w:r>
        <w:rPr>
          <w:rFonts w:cs="Times New Roman"/>
        </w:rPr>
        <w:tab/>
        <w:t>Clearly, the accuracy of these approximations of the true, continuous distributions they are drawn from is a function of the length of the approximation vectors. This length will usually not be so constrained that it significantly impacts the accuracy of these approximations. Nonetheless, users may wish to check accuracy, which they can do by using built-in functions that visualize the composition and behavior of movement and dispersal surfaces.</w:t>
      </w:r>
    </w:p>
    <w:p>
      <w:pPr>
        <w:pStyle w:val="TextBody"/>
        <w:spacing w:lineRule="auto" w:line="480" w:before="0" w:after="0"/>
        <w:pPrChange w:id="0" w:author="Ian" w:date="2019-04-30T12:53:00Z">
          <w:pPr>
            <w:spacing w:lineRule="auto" w:line="480"/>
          </w:pPr>
        </w:pPrChange>
        <w:rPr>
          <w:rFonts w:cs="Times New Roman"/>
          <w:ins w:id="420" w:author="Ian" w:date="2019-04-30T15:17:00Z"/>
        </w:rPr>
      </w:pPr>
      <w:r>
        <w:rPr>
          <w:rFonts w:cs="Times New Roman"/>
        </w:rPr>
        <w:t xml:space="preserve">Notably, a memory limitation could occur if the landscape layer that serves as the basis for a movement or dispersal surface also undergoes environmental change. In this case, the movement surfaces corresponding to each step of this change event will be created and stored when the model is first created. The series of three-dimensional arrays that would need to be stored upfront for a large landscape with long approximation vectors and a many-step environmental change event will demand a lot of memory. One way to handle this problem would be to decrease the temporal resolution of the environmental change event. </w:t>
      </w:r>
      <w:del w:id="419" w:author="Ian" w:date="2019-04-30T15:17:00Z">
        <w:r>
          <w:rPr>
            <w:rFonts w:cs="Times New Roman"/>
          </w:rPr>
          <w:delText>(For details, see the documentation.)</w:delText>
        </w:r>
      </w:del>
    </w:p>
    <w:p>
      <w:pPr>
        <w:pStyle w:val="TextBody"/>
        <w:spacing w:lineRule="auto" w:line="480" w:before="0" w:after="0"/>
        <w:rPr>
          <w:rFonts w:cs="Times New Roman"/>
        </w:rPr>
      </w:pPr>
      <w:r>
        <w:rPr>
          <w:rFonts w:cs="Times New Roman"/>
        </w:rPr>
      </w:r>
    </w:p>
    <w:p>
      <w:pPr>
        <w:pStyle w:val="Heading1"/>
        <w:numPr>
          <w:ilvl w:val="0"/>
          <w:numId w:val="3"/>
        </w:numPr>
        <w:tabs>
          <w:tab w:val="clear" w:pos="720"/>
          <w:tab w:val="left" w:pos="0" w:leader="none"/>
        </w:tabs>
        <w:spacing w:lineRule="auto" w:line="480" w:before="0" w:after="0"/>
        <w:rPr>
          <w:rStyle w:val="SourceText"/>
          <w:rFonts w:ascii="Times New Roman" w:hAnsi="Times New Roman" w:cs="Times New Roman"/>
          <w:sz w:val="24"/>
          <w:szCs w:val="24"/>
        </w:rPr>
      </w:pPr>
      <w:del w:id="421" w:author="Ian" w:date="2019-04-30T15:17:00Z">
        <w:commentRangeStart w:id="145"/>
        <w:r>
          <w:rPr>
            <w:rFonts w:cs="Times New Roman" w:ascii="Times New Roman" w:hAnsi="Times New Roman"/>
            <w:sz w:val="24"/>
            <w:szCs w:val="24"/>
          </w:rPr>
          <w:delText>Getting started</w:delText>
        </w:r>
      </w:del>
    </w:p>
    <w:p>
      <w:pPr>
        <w:pStyle w:val="Firstparagraph"/>
        <w:spacing w:lineRule="auto" w:line="480"/>
        <w:rPr>
          <w:rFonts w:cs="Times New Roman"/>
        </w:rPr>
      </w:pPr>
      <w:del w:id="422" w:author="Ian" w:date="2019-04-30T15:17:00Z">
        <w:r>
          <w:rPr>
            <w:rFonts w:cs="Times New Roman"/>
          </w:rPr>
          <w:delText>For those interested in us</w:delText>
        </w:r>
      </w:del>
      <w:r>
        <w:rPr>
          <w:rFonts w:cs="Times New Roman"/>
        </w:rPr>
      </w:r>
      <w:del w:id="423" w:author="Ian" w:date="2019-04-30T15:17:00Z">
        <w:commentRangeEnd w:id="145"/>
        <w:r>
          <w:commentReference w:id="145"/>
        </w:r>
        <w:r>
          <w:rPr>
            <w:rFonts w:cs="Times New Roman"/>
          </w:rPr>
          <w:delText xml:space="preserve">ing Geonomics, the simplest way is to install via </w:delText>
        </w:r>
      </w:del>
      <w:del w:id="424" w:author="Ian" w:date="2019-04-30T15:17:00Z">
        <w:r>
          <w:rPr>
            <w:rStyle w:val="SourceText"/>
            <w:rFonts w:cs="Times New Roman"/>
          </w:rPr>
          <w:delText>pip</w:delText>
        </w:r>
      </w:del>
      <w:del w:id="425" w:author="Ian" w:date="2019-04-30T15:17:00Z">
        <w:r>
          <w:rPr>
            <w:rStyle w:val="SourceText"/>
            <w:rFonts w:cs="Times New Roman"/>
            <w:sz w:val="24"/>
            <w:szCs w:val="24"/>
          </w:rPr>
          <w:delText xml:space="preserve"> or </w:delText>
        </w:r>
      </w:del>
      <w:del w:id="426" w:author="Ian" w:date="2019-04-30T15:17:00Z">
        <w:r>
          <w:rPr>
            <w:rStyle w:val="SourceText"/>
            <w:rFonts w:cs="Times New Roman"/>
          </w:rPr>
          <w:delText>conda</w:delText>
        </w:r>
      </w:del>
      <w:del w:id="427" w:author="Ian" w:date="2019-04-30T15:17:00Z">
        <w:r>
          <w:rPr>
            <w:rFonts w:cs="Times New Roman"/>
          </w:rPr>
          <w:delText>. (Note that Geonomics only uses common, well-established Python packages as required dependencies:</w:delText>
        </w:r>
      </w:del>
      <w:del w:id="428" w:author="Ian" w:date="2019-04-30T15:17:00Z">
        <w:r>
          <w:rPr>
            <w:rFonts w:cs="Times New Roman"/>
            <w:highlight w:val="red"/>
          </w:rPr>
          <w:delText xml:space="preserve"> </w:delText>
        </w:r>
      </w:del>
      <w:del w:id="429" w:author="Ian" w:date="2019-04-30T15:17:00Z">
        <w:r>
          <w:rPr>
            <w:rStyle w:val="SourceText"/>
            <w:rFonts w:cs="Times New Roman"/>
            <w:highlight w:val="red"/>
          </w:rPr>
          <w:delText xml:space="preserve">Numpy </w:delText>
        </w:r>
      </w:del>
      <w:del w:id="430" w:author="Ian" w:date="2019-04-30T15:17:00Z">
        <w:r>
          <w:rPr>
            <w:rFonts w:cs="Times New Roman"/>
            <w:highlight w:val="red"/>
          </w:rPr>
          <w:delText xml:space="preserve">(Oliphant, 2006; van der Walt </w:delText>
        </w:r>
      </w:del>
      <w:del w:id="431" w:author="Ian" w:date="2019-04-30T15:17:00Z">
        <w:r>
          <w:rPr>
            <w:rFonts w:cs="Times New Roman"/>
            <w:i/>
            <w:iCs/>
            <w:highlight w:val="red"/>
          </w:rPr>
          <w:delText>et al.</w:delText>
        </w:r>
      </w:del>
      <w:del w:id="432" w:author="Ian" w:date="2019-04-30T15:17:00Z">
        <w:r>
          <w:rPr>
            <w:rFonts w:cs="Times New Roman"/>
            <w:highlight w:val="red"/>
          </w:rPr>
          <w:delText xml:space="preserve">, 2011), </w:delText>
        </w:r>
      </w:del>
      <w:del w:id="433" w:author="Ian" w:date="2019-04-30T15:17:00Z">
        <w:r>
          <w:rPr>
            <w:rStyle w:val="SourceText"/>
            <w:rFonts w:cs="Times New Roman"/>
            <w:highlight w:val="red"/>
          </w:rPr>
          <w:delText xml:space="preserve">Matplotlib </w:delText>
        </w:r>
      </w:del>
      <w:del w:id="434" w:author="Ian" w:date="2019-04-30T15:17:00Z">
        <w:r>
          <w:rPr>
            <w:rFonts w:cs="Times New Roman"/>
            <w:highlight w:val="red"/>
          </w:rPr>
          <w:delText xml:space="preserve">(Hunter, 2007), </w:delText>
        </w:r>
      </w:del>
      <w:del w:id="435" w:author="Ian" w:date="2019-04-30T15:17:00Z">
        <w:r>
          <w:rPr>
            <w:rStyle w:val="SourceText"/>
            <w:rFonts w:cs="Times New Roman"/>
            <w:highlight w:val="red"/>
          </w:rPr>
          <w:delText xml:space="preserve">Pandas </w:delText>
        </w:r>
      </w:del>
      <w:del w:id="436" w:author="Ian" w:date="2019-04-30T15:17:00Z">
        <w:r>
          <w:rPr>
            <w:rFonts w:cs="Times New Roman"/>
            <w:highlight w:val="red"/>
          </w:rPr>
          <w:delText xml:space="preserve">(McKinney, 2010), </w:delText>
        </w:r>
      </w:del>
      <w:del w:id="437" w:author="Ian" w:date="2019-04-30T15:17:00Z">
        <w:r>
          <w:rPr>
            <w:rStyle w:val="SourceText"/>
            <w:rFonts w:cs="Times New Roman"/>
            <w:highlight w:val="red"/>
          </w:rPr>
          <w:delText xml:space="preserve">Shapely </w:delText>
        </w:r>
      </w:del>
      <w:del w:id="438" w:author="Ian" w:date="2019-04-30T15:17:00Z">
        <w:r>
          <w:rPr>
            <w:rFonts w:cs="Times New Roman"/>
            <w:highlight w:val="red"/>
          </w:rPr>
          <w:delText xml:space="preserve">(Gillies </w:delText>
        </w:r>
      </w:del>
      <w:del w:id="439" w:author="Ian" w:date="2019-04-30T15:17:00Z">
        <w:r>
          <w:rPr>
            <w:rFonts w:cs="Times New Roman"/>
            <w:i/>
            <w:iCs/>
            <w:highlight w:val="red"/>
          </w:rPr>
          <w:delText>et al</w:delText>
        </w:r>
      </w:del>
      <w:del w:id="440" w:author="Ian" w:date="2019-04-30T15:17:00Z">
        <w:r>
          <w:rPr>
            <w:rFonts w:cs="Times New Roman"/>
            <w:highlight w:val="red"/>
          </w:rPr>
          <w:delText xml:space="preserve">., 2007), </w:delText>
        </w:r>
      </w:del>
      <w:del w:id="441" w:author="Ian" w:date="2019-04-30T15:17:00Z">
        <w:r>
          <w:rPr>
            <w:rStyle w:val="SourceText"/>
            <w:rFonts w:cs="Times New Roman"/>
            <w:highlight w:val="red"/>
          </w:rPr>
          <w:delText xml:space="preserve">Scipy </w:delText>
        </w:r>
      </w:del>
      <w:del w:id="442" w:author="Ian" w:date="2019-04-30T15:17:00Z">
        <w:r>
          <w:rPr>
            <w:rFonts w:cs="Times New Roman"/>
            <w:highlight w:val="red"/>
          </w:rPr>
          <w:delText xml:space="preserve">(Jones </w:delText>
        </w:r>
      </w:del>
      <w:del w:id="443" w:author="Ian" w:date="2019-04-30T15:17:00Z">
        <w:r>
          <w:rPr>
            <w:rFonts w:cs="Times New Roman"/>
            <w:i/>
            <w:iCs/>
            <w:highlight w:val="red"/>
          </w:rPr>
          <w:delText>et al.</w:delText>
        </w:r>
      </w:del>
      <w:del w:id="444" w:author="Ian" w:date="2019-04-30T15:17:00Z">
        <w:r>
          <w:rPr>
            <w:rFonts w:cs="Times New Roman"/>
            <w:highlight w:val="red"/>
          </w:rPr>
          <w:delText xml:space="preserve">, 2001), </w:delText>
        </w:r>
      </w:del>
      <w:del w:id="445" w:author="Ian" w:date="2019-04-30T15:17:00Z">
        <w:r>
          <w:rPr>
            <w:rStyle w:val="SourceText"/>
            <w:rFonts w:cs="Times New Roman"/>
            <w:highlight w:val="red"/>
          </w:rPr>
          <w:delText xml:space="preserve">Scikit-learn </w:delText>
        </w:r>
      </w:del>
      <w:del w:id="446" w:author="Ian" w:date="2019-04-30T15:17:00Z">
        <w:r>
          <w:rPr>
            <w:rFonts w:cs="Times New Roman"/>
            <w:highlight w:val="red"/>
          </w:rPr>
          <w:delText xml:space="preserve">(Pedregosa </w:delText>
        </w:r>
      </w:del>
      <w:del w:id="447" w:author="Ian" w:date="2019-04-30T15:17:00Z">
        <w:r>
          <w:rPr>
            <w:rFonts w:cs="Times New Roman"/>
            <w:i/>
            <w:iCs/>
            <w:highlight w:val="red"/>
          </w:rPr>
          <w:delText>et al., 2011</w:delText>
        </w:r>
      </w:del>
      <w:del w:id="448" w:author="Ian" w:date="2019-04-30T15:17:00Z">
        <w:r>
          <w:rPr>
            <w:rFonts w:cs="Times New Roman"/>
            <w:highlight w:val="red"/>
          </w:rPr>
          <w:delText xml:space="preserve">), </w:delText>
        </w:r>
      </w:del>
      <w:del w:id="449" w:author="Ian" w:date="2019-04-30T15:17:00Z">
        <w:r>
          <w:rPr>
            <w:rStyle w:val="SourceText"/>
            <w:rFonts w:cs="Times New Roman"/>
            <w:highlight w:val="red"/>
          </w:rPr>
          <w:delText xml:space="preserve">Statsmodels </w:delText>
        </w:r>
      </w:del>
      <w:del w:id="450" w:author="Ian" w:date="2019-04-30T15:17:00Z">
        <w:r>
          <w:rPr>
            <w:rStyle w:val="SourceText"/>
            <w:rFonts w:cs="Times New Roman"/>
            <w:sz w:val="24"/>
            <w:szCs w:val="24"/>
            <w:highlight w:val="red"/>
          </w:rPr>
          <w:delText>(Seabold and Perktold, 2010)</w:delText>
        </w:r>
      </w:del>
      <w:del w:id="451" w:author="Ian" w:date="2019-04-30T15:17:00Z">
        <w:r>
          <w:rPr>
            <w:rFonts w:cs="Times New Roman"/>
            <w:highlight w:val="red"/>
          </w:rPr>
          <w:delText xml:space="preserve">, </w:delText>
        </w:r>
      </w:del>
      <w:del w:id="452" w:author="Ian" w:date="2019-04-30T15:17:00Z">
        <w:r>
          <w:rPr>
            <w:rStyle w:val="SourceText"/>
            <w:rFonts w:cs="Times New Roman"/>
            <w:highlight w:val="red"/>
          </w:rPr>
          <w:delText xml:space="preserve">PyVCF </w:delText>
        </w:r>
      </w:del>
      <w:del w:id="453" w:author="Ian" w:date="2019-04-30T15:17:00Z">
        <w:r>
          <w:rPr>
            <w:rFonts w:cs="Times New Roman"/>
            <w:highlight w:val="red"/>
          </w:rPr>
          <w:delText xml:space="preserve">(Dougherty </w:delText>
        </w:r>
      </w:del>
      <w:del w:id="454" w:author="Ian" w:date="2019-04-30T15:17:00Z">
        <w:r>
          <w:rPr>
            <w:rFonts w:cs="Times New Roman"/>
            <w:i/>
            <w:iCs/>
            <w:highlight w:val="red"/>
          </w:rPr>
          <w:delText>et al</w:delText>
        </w:r>
      </w:del>
      <w:del w:id="455" w:author="Ian" w:date="2019-04-30T15:17:00Z">
        <w:r>
          <w:rPr>
            <w:rFonts w:cs="Times New Roman"/>
            <w:highlight w:val="red"/>
          </w:rPr>
          <w:delText xml:space="preserve">., 2011), and </w:delText>
        </w:r>
      </w:del>
      <w:del w:id="456" w:author="Ian" w:date="2019-04-30T15:17:00Z">
        <w:r>
          <w:rPr>
            <w:rStyle w:val="SourceText"/>
            <w:rFonts w:cs="Times New Roman"/>
            <w:highlight w:val="red"/>
          </w:rPr>
          <w:delText xml:space="preserve">Bitarray </w:delText>
        </w:r>
      </w:del>
      <w:del w:id="457" w:author="Ian" w:date="2019-04-30T15:17:00Z">
        <w:r>
          <w:rPr>
            <w:rFonts w:cs="Times New Roman"/>
            <w:highlight w:val="red"/>
          </w:rPr>
          <w:delText>(Schnell 2011).) The source code is also publicly a</w:delText>
        </w:r>
      </w:del>
      <w:del w:id="458" w:author="Ian" w:date="2019-04-30T15:17:00Z">
        <w:r>
          <w:rPr>
            <w:rFonts w:cs="Times New Roman"/>
          </w:rPr>
          <w:delText>vailable on</w:delText>
        </w:r>
      </w:del>
      <w:del w:id="459" w:author="Ian" w:date="2019-04-30T15:17:00Z">
        <w:r>
          <w:rPr>
            <w:rFonts w:cs="Times New Roman"/>
            <w:highlight w:val="yellow"/>
          </w:rPr>
          <w:delText xml:space="preserve"> GitHub (</w:delText>
        </w:r>
      </w:del>
      <w:hyperlink r:id="rId4">
        <w:del w:id="460" w:author="Ian" w:date="2019-04-30T15:17:00Z">
          <w:r>
            <w:rPr>
              <w:rStyle w:val="Definition"/>
              <w:rFonts w:cs="Times New Roman"/>
              <w:highlight w:val="yellow"/>
            </w:rPr>
            <w:delText>URL_HER</w:delText>
          </w:r>
        </w:del>
      </w:hyperlink>
      <w:hyperlink r:id="rId5">
        <w:del w:id="461" w:author="Ian" w:date="2019-04-30T15:17:00Z">
          <w:r>
            <w:rPr>
              <w:rStyle w:val="Definition"/>
              <w:rFonts w:cs="Times New Roman"/>
              <w:highlight w:val="yellow"/>
            </w:rPr>
            <w:delText>E</w:delText>
          </w:r>
        </w:del>
      </w:hyperlink>
      <w:del w:id="462" w:author="Ian" w:date="2019-04-30T15:17:00Z">
        <w:r>
          <w:rPr>
            <w:rFonts w:cs="Times New Roman"/>
            <w:highlight w:val="yellow"/>
          </w:rPr>
          <w:delText>)</w:delText>
        </w:r>
      </w:del>
      <w:del w:id="463" w:author="Ian" w:date="2019-04-30T15:17:00Z">
        <w:r>
          <w:rPr>
            <w:rFonts w:cs="Times New Roman"/>
          </w:rPr>
          <w:delText>, where it is actively maintained and developed.</w:delText>
        </w:r>
      </w:del>
    </w:p>
    <w:p>
      <w:pPr>
        <w:pStyle w:val="Heading1"/>
        <w:numPr>
          <w:ilvl w:val="0"/>
          <w:numId w:val="2"/>
        </w:numPr>
        <w:tabs>
          <w:tab w:val="clear" w:pos="720"/>
          <w:tab w:val="left" w:pos="0" w:leader="none"/>
        </w:tabs>
        <w:spacing w:lineRule="auto" w:line="480" w:before="0" w:after="0"/>
        <w:rPr>
          <w:rStyle w:val="SourceText"/>
          <w:rFonts w:cs="Times New Roman"/>
        </w:rPr>
      </w:pPr>
      <w:del w:id="464" w:author="Ian" w:date="2019-04-30T15:17:00Z">
        <w:r>
          <w:rPr>
            <w:rFonts w:cs="Times New Roman"/>
          </w:rPr>
          <w:delText xml:space="preserve">The documentation is comprehensive (and will continue to expand as new worked examples are offered and new functionality is added to the package), and is available </w:delText>
        </w:r>
      </w:del>
      <w:hyperlink r:id="rId6">
        <w:del w:id="465" w:author="Ian" w:date="2019-04-30T15:17:00Z">
          <w:r>
            <w:rPr>
              <w:rStyle w:val="Definition"/>
              <w:rFonts w:cs="Times New Roman"/>
            </w:rPr>
            <w:delText>online</w:delText>
          </w:r>
        </w:del>
      </w:hyperlink>
      <w:del w:id="466" w:author="Ian" w:date="2019-04-30T15:17:00Z">
        <w:r>
          <w:rPr>
            <w:rStyle w:val="Definition"/>
            <w:rFonts w:cs="Times New Roman"/>
          </w:rPr>
          <w:delText xml:space="preserve">. The documentation includes much greater technical detail on all components of the model, including a section explaining the meaning, default values, and usage for every parameter in a Geonomics parameter file. It also includes a number of worked examples, from the most basic to the more advanced. Details about the usage of each function are available both in the documentation and in the functions’ docstrings (the latter of which can be accessed by by calling Python’s </w:delText>
        </w:r>
      </w:del>
      <w:del w:id="467" w:author="Ian" w:date="2019-04-30T15:17:00Z">
        <w:r>
          <w:rPr>
            <w:rStyle w:val="SourceText"/>
            <w:rFonts w:cs="Times New Roman"/>
          </w:rPr>
          <w:delText>help() function on a function of interest).</w:delText>
        </w:r>
      </w:del>
    </w:p>
    <w:p>
      <w:pPr>
        <w:pStyle w:val="TextBody"/>
        <w:spacing w:lineRule="auto" w:line="480" w:before="0" w:after="0"/>
        <w:rPr>
          <w:rFonts w:cs="Times New Roman"/>
        </w:rPr>
      </w:pPr>
      <w:r>
        <w:rPr>
          <w:rFonts w:cs="Times New Roman"/>
        </w:rPr>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b w:val="false"/>
          <w:b w:val="false"/>
          <w:i/>
          <w:i/>
          <w:sz w:val="24"/>
          <w:szCs w:val="24"/>
        </w:rPr>
      </w:pPr>
      <w:bookmarkStart w:id="14" w:name="conclusion"/>
      <w:r>
        <w:rPr>
          <w:rFonts w:cs="Times New Roman" w:ascii="Times New Roman" w:hAnsi="Times New Roman"/>
          <w:b w:val="false"/>
          <w:i/>
          <w:sz w:val="24"/>
          <w:szCs w:val="24"/>
        </w:rPr>
        <w:t>Conclusion</w:t>
      </w:r>
      <w:ins w:id="468" w:author="Ian" w:date="2019-04-30T15:17:00Z">
        <w:bookmarkEnd w:id="14"/>
        <w:r>
          <w:rPr>
            <w:rFonts w:cs="Times New Roman" w:ascii="Times New Roman" w:hAnsi="Times New Roman"/>
            <w:b w:val="false"/>
            <w:i/>
            <w:sz w:val="24"/>
            <w:szCs w:val="24"/>
          </w:rPr>
          <w:t>s</w:t>
        </w:r>
      </w:ins>
    </w:p>
    <w:p>
      <w:pPr>
        <w:pStyle w:val="Firstparagraph"/>
        <w:spacing w:lineRule="auto" w:line="480"/>
        <w:rPr>
          <w:rFonts w:cs="Times New Roman"/>
        </w:rPr>
      </w:pPr>
      <w:r>
        <w:rPr>
          <w:rFonts w:cs="Times New Roman"/>
        </w:rPr>
        <w:t>Geonomics is a Python package designed to make it simple and quick to create and run complex landscape-genomic models. At the same time, it provides a flexible scripting framework that will allow advanced user to customize and extend its functionality. (Indeed, the package is designed with the intention of adding extensions and new functionalities into future versions.) We believe Geonomics will prove highly useful for theoretical, empirical, methodological, and applied research in population genomics, molecular ecology, global change biology, and conservation.</w:t>
      </w:r>
    </w:p>
    <w:p>
      <w:pPr>
        <w:pStyle w:val="Heading1"/>
        <w:numPr>
          <w:ilvl w:val="0"/>
          <w:numId w:val="0"/>
        </w:numPr>
        <w:spacing w:lineRule="auto" w:line="48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bookmarkStart w:id="15" w:name="figures-and-captions"/>
      <w:r>
        <w:rPr>
          <w:rFonts w:cs="Times New Roman" w:ascii="Times New Roman" w:hAnsi="Times New Roman"/>
          <w:sz w:val="24"/>
          <w:szCs w:val="24"/>
        </w:rPr>
        <w:t>Figures</w:t>
      </w:r>
      <w:bookmarkEnd w:id="15"/>
    </w:p>
    <w:p>
      <w:pPr>
        <w:pStyle w:val="Firstparagraph"/>
        <w:spacing w:lineRule="auto" w:line="480"/>
        <w:rPr>
          <w:rFonts w:cs="Times New Roman"/>
        </w:rPr>
      </w:pPr>
      <w:r>
        <w:rPr>
          <w:rFonts w:cs="Times New Roman"/>
        </w:rPr>
        <w:drawing>
          <wp:anchor behindDoc="0" distT="0" distB="0" distL="0" distR="0" simplePos="0" locked="0" layoutInCell="1" allowOverlap="1" relativeHeight="9">
            <wp:simplePos x="0" y="0"/>
            <wp:positionH relativeFrom="column">
              <wp:posOffset>386080</wp:posOffset>
            </wp:positionH>
            <wp:positionV relativeFrom="paragraph">
              <wp:posOffset>41910</wp:posOffset>
            </wp:positionV>
            <wp:extent cx="5198110" cy="6341745"/>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7"/>
                    <a:stretch>
                      <a:fillRect/>
                    </a:stretch>
                  </pic:blipFill>
                  <pic:spPr bwMode="auto">
                    <a:xfrm>
                      <a:off x="0" y="0"/>
                      <a:ext cx="5198110" cy="6341745"/>
                    </a:xfrm>
                    <a:prstGeom prst="rect">
                      <a:avLst/>
                    </a:prstGeom>
                  </pic:spPr>
                </pic:pic>
              </a:graphicData>
            </a:graphic>
          </wp:anchor>
        </w:drawing>
      </w:r>
    </w:p>
    <w:p>
      <w:pPr>
        <w:pStyle w:val="Firstparagraph"/>
        <w:spacing w:lineRule="auto" w:line="480"/>
        <w:rPr/>
      </w:pPr>
      <w:r>
        <w:rPr>
          <w:rFonts w:cs="Times New Roman"/>
          <w:b/>
          <w:iCs/>
          <w:rPrChange w:id="0" w:author="Ian" w:date="2019-04-26T12:38:00Z">
            <w:rPr>
              <w:i/>
              <w:iCs/>
              <w:rFonts w:cs="Times New Roman"/>
            </w:rPr>
          </w:rPrChange>
        </w:rPr>
        <w:t>Figure 1:</w:t>
      </w:r>
      <w:r>
        <w:rPr>
          <w:rFonts w:cs="Times New Roman"/>
          <w:iCs/>
          <w:rPrChange w:id="0" w:author="Ian" w:date="2019-04-26T12:37:00Z">
            <w:rPr>
              <w:i/>
              <w:iCs/>
              <w:rFonts w:cs="Times New Roman"/>
            </w:rPr>
          </w:rPrChange>
        </w:rPr>
        <w:t xml:space="preserve"> </w:t>
      </w:r>
      <w:r>
        <w:rPr/>
        <w:commentReference w:id="146"/>
      </w:r>
      <w:r>
        <w:rPr/>
        <w:commentReference w:id="147"/>
      </w:r>
      <w:r>
        <w:rPr>
          <w:rFonts w:cs="Times New Roman"/>
          <w:iCs/>
          <w:rPrChange w:id="0" w:author="Ian" w:date="2019-04-26T12:37:00Z">
            <w:rPr>
              <w:i/>
              <w:iCs/>
              <w:rFonts w:cs="Times New Roman"/>
            </w:rPr>
          </w:rPrChange>
        </w:rPr>
        <w:t xml:space="preserve"> In the center is a species distributed across a multi-layer landscape---in this case, composed of two layers. The upper layer serves as a selection layer for a trait, with both the environmental (i.e. cell) values and individuals' trait-phenotype (i.e. circle) values indicated by the blue-red colormap. The lower layer serves as both a movement layer (which would be the basis for a movement surface) and a carrying-capacity (K) layer. Arranged in series around the landscape is a clockwise flow-diagram of the major operations that occur during each timestep. Each operation is depicted in its own labeled box (with dashed-line label-boxes indicating optional operations).  </w:t>
      </w:r>
      <w:r>
        <w:rPr>
          <w:rFonts w:cs="Times New Roman"/>
          <w:b/>
          <w:bCs/>
          <w:iCs/>
          <w:rPrChange w:id="0" w:author="Ian" w:date="2019-04-26T12:37:00Z">
            <w:rPr>
              <w:i/>
              <w:b/>
              <w:iCs/>
              <w:bCs/>
              <w:rFonts w:cs="Times New Roman"/>
            </w:rPr>
          </w:rPrChange>
        </w:rPr>
        <w:t>Movement</w:t>
      </w:r>
      <w:r>
        <w:rPr>
          <w:rFonts w:cs="Times New Roman"/>
          <w:iCs/>
          <w:rPrChange w:id="0" w:author="Ian" w:date="2019-04-26T12:37:00Z">
            <w:rPr>
              <w:i/>
              <w:iCs/>
              <w:rFonts w:cs="Times New Roman"/>
            </w:rPr>
          </w:rPrChange>
        </w:rPr>
        <w:t xml:space="preserve">: An individual is displaced to a new location along a randomly drawn vector, composed of a random distance (drawn from a Wald distribution, which is not depicted) and a random direction (drawn from a circular distribution, which could be uniform, unimodal, or, in this case, a multimodal Von Mises mixture distribution determined by the relative permeability of the 8-cell neighborhood of the movement layer).  </w:t>
      </w:r>
      <w:r>
        <w:rPr>
          <w:rFonts w:cs="Times New Roman"/>
          <w:b/>
          <w:bCs/>
          <w:iCs/>
          <w:rPrChange w:id="0" w:author="Ian" w:date="2019-04-26T12:37:00Z">
            <w:rPr>
              <w:i/>
              <w:b/>
              <w:iCs/>
              <w:bCs/>
              <w:rFonts w:cs="Times New Roman"/>
            </w:rPr>
          </w:rPrChange>
        </w:rPr>
        <w:t>Mating</w:t>
      </w:r>
      <w:r>
        <w:rPr>
          <w:rFonts w:cs="Times New Roman"/>
          <w:iCs/>
          <w:rPrChange w:id="0" w:author="Ian" w:date="2019-04-26T12:37:00Z">
            <w:rPr>
              <w:i/>
              <w:iCs/>
              <w:rFonts w:cs="Times New Roman"/>
            </w:rPr>
          </w:rPrChange>
        </w:rPr>
        <w:t xml:space="preserve">: An individual (outlined in purple) randomly chooses a mate (outlined in green) from among all potential mates (solid gray individuals) located within its mating radius (green dashed circle on the landscape). Both mates produce gametes, composing the genome of an offspring individual, which disperses from its parents' midpoint (black dot on the landscape) along a randomly drawn dispersal vector. (Dispersal vectors are drawn akin to, but independently of, movement vectors.)  </w:t>
      </w:r>
      <w:r>
        <w:rPr>
          <w:rFonts w:cs="Times New Roman"/>
          <w:b/>
          <w:bCs/>
          <w:iCs/>
          <w:rPrChange w:id="0" w:author="Ian" w:date="2019-04-26T12:37:00Z">
            <w:rPr>
              <w:i/>
              <w:b/>
              <w:iCs/>
              <w:bCs/>
              <w:rFonts w:cs="Times New Roman"/>
            </w:rPr>
          </w:rPrChange>
        </w:rPr>
        <w:t>Mortality</w:t>
      </w:r>
      <w:r>
        <w:rPr>
          <w:rFonts w:cs="Times New Roman"/>
          <w:iCs/>
          <w:rPrChange w:id="0" w:author="Ian" w:date="2019-04-26T12:37:00Z">
            <w:rPr>
              <w:i/>
              <w:iCs/>
              <w:rFonts w:cs="Times New Roman"/>
            </w:rPr>
          </w:rPrChange>
        </w:rPr>
        <w:t xml:space="preserve">: Individuals' probabilities of death are a product of density-dependence (determined by the comparison between local density and local carrying capacity, following a spatialized logistic growth model) and selection (with fitness determined by the absolute difference between phenotypic values and environmental values for all pairs of trait and selection-layer). Death events are Bernoulli draws on these probabilities. </w:t>
      </w:r>
      <w:r>
        <w:rPr>
          <w:rFonts w:cs="Times New Roman"/>
          <w:b/>
          <w:bCs/>
          <w:iCs/>
          <w:rPrChange w:id="0" w:author="Ian" w:date="2019-04-26T12:37:00Z">
            <w:rPr>
              <w:i/>
              <w:b/>
              <w:iCs/>
              <w:bCs/>
              <w:rFonts w:cs="Times New Roman"/>
            </w:rPr>
          </w:rPrChange>
        </w:rPr>
        <w:t>Changes</w:t>
      </w:r>
      <w:r>
        <w:rPr>
          <w:rFonts w:cs="Times New Roman"/>
          <w:iCs/>
          <w:rPrChange w:id="0" w:author="Ian" w:date="2019-04-26T12:37:00Z">
            <w:rPr>
              <w:i/>
              <w:iCs/>
              <w:rFonts w:cs="Times New Roman"/>
            </w:rPr>
          </w:rPrChange>
        </w:rPr>
        <w:t>: Change events are composed of n stepwise changes, which occur at the ends of their scheduled timesteps (here depicted as ‘t</w:t>
      </w:r>
      <w:r>
        <w:rPr>
          <w:rFonts w:cs="Times New Roman"/>
          <w:iCs/>
          <w:vertAlign w:val="subscript"/>
          <w:rPrChange w:id="0" w:author="Ian" w:date="2019-04-26T12:37:00Z">
            <w:rPr>
              <w:vertAlign w:val="subscript"/>
              <w:i/>
              <w:iCs/>
              <w:rFonts w:cs="Times New Roman"/>
            </w:rPr>
          </w:rPrChange>
        </w:rPr>
        <w:t>1</w:t>
      </w:r>
      <w:r>
        <w:rPr>
          <w:rFonts w:cs="Times New Roman"/>
          <w:iCs/>
          <w:rPrChange w:id="0" w:author="Ian" w:date="2019-04-26T12:37:00Z">
            <w:rPr>
              <w:i/>
              <w:iCs/>
              <w:rFonts w:cs="Times New Roman"/>
            </w:rPr>
          </w:rPrChange>
        </w:rPr>
        <w:t>, t</w:t>
      </w:r>
      <w:r>
        <w:rPr>
          <w:rFonts w:cs="Times New Roman"/>
          <w:iCs/>
          <w:vertAlign w:val="subscript"/>
          <w:rPrChange w:id="0" w:author="Ian" w:date="2019-04-26T12:37:00Z">
            <w:rPr>
              <w:vertAlign w:val="subscript"/>
              <w:i/>
              <w:iCs/>
              <w:rFonts w:cs="Times New Roman"/>
            </w:rPr>
          </w:rPrChange>
        </w:rPr>
        <w:t>2</w:t>
      </w:r>
      <w:r>
        <w:rPr>
          <w:rFonts w:cs="Times New Roman"/>
          <w:iCs/>
          <w:rPrChange w:id="0" w:author="Ian" w:date="2019-04-26T12:37:00Z">
            <w:rPr>
              <w:i/>
              <w:iCs/>
              <w:rFonts w:cs="Times New Roman"/>
            </w:rPr>
          </w:rPrChange>
        </w:rPr>
        <w:t>, …, t</w:t>
      </w:r>
      <w:r>
        <w:rPr>
          <w:rFonts w:cs="Times New Roman"/>
          <w:iCs/>
          <w:vertAlign w:val="subscript"/>
          <w:rPrChange w:id="0" w:author="Ian" w:date="2019-04-26T12:37:00Z">
            <w:rPr>
              <w:vertAlign w:val="subscript"/>
              <w:i/>
              <w:iCs/>
              <w:rFonts w:cs="Times New Roman"/>
            </w:rPr>
          </w:rPrChange>
        </w:rPr>
        <w:t>n</w:t>
      </w:r>
      <w:r>
        <w:rPr>
          <w:rFonts w:cs="Times New Roman"/>
          <w:iCs/>
          <w:rPrChange w:id="0" w:author="Ian" w:date="2019-04-26T12:37:00Z">
            <w:rPr>
              <w:i/>
              <w:iCs/>
              <w:rFonts w:cs="Times New Roman"/>
            </w:rPr>
          </w:rPrChange>
        </w:rPr>
        <w:t>). These can include both environmental changes (i.e. substitutions of the rasters for certain layers, as depicted here) and demographic changes (not depicted).</w:t>
      </w:r>
    </w:p>
    <w:p>
      <w:pPr>
        <w:pStyle w:val="Firstparagraph"/>
        <w:spacing w:lineRule="auto" w:line="480"/>
        <w:rPr>
          <w:rFonts w:cs="Times New Roman"/>
          <w:iCs/>
        </w:rPr>
      </w:pPr>
      <w:r>
        <w:rPr>
          <w:rFonts w:cs="Times New Roman"/>
          <w:iCs/>
        </w:rPr>
      </w:r>
    </w:p>
    <w:p>
      <w:pPr>
        <w:pStyle w:val="TextBody"/>
        <w:spacing w:lineRule="auto" w:line="480" w:before="0" w:after="0"/>
        <w:rPr>
          <w:rFonts w:cs="Times New Roman"/>
          <w:iCs/>
        </w:rPr>
      </w:pPr>
      <w:r>
        <w:rPr>
          <w:rFonts w:cs="Times New Roman"/>
          <w:iCs/>
        </w:rPr>
      </w:r>
      <w:r>
        <w:br w:type="page"/>
      </w:r>
    </w:p>
    <w:p>
      <w:pPr>
        <w:pStyle w:val="Firstparagraph"/>
        <w:spacing w:lineRule="auto" w:line="480"/>
        <w:rPr>
          <w:rFonts w:cs="Times New Roman"/>
        </w:rPr>
      </w:pPr>
      <w:r>
        <w:rPr/>
        <w:drawing>
          <wp:inline distT="0" distB="0" distL="0" distR="0">
            <wp:extent cx="6299835" cy="3065145"/>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8"/>
                    <a:stretch>
                      <a:fillRect/>
                    </a:stretch>
                  </pic:blipFill>
                  <pic:spPr bwMode="auto">
                    <a:xfrm>
                      <a:off x="0" y="0"/>
                      <a:ext cx="6299835" cy="3065145"/>
                    </a:xfrm>
                    <a:prstGeom prst="rect">
                      <a:avLst/>
                    </a:prstGeom>
                  </pic:spPr>
                </pic:pic>
              </a:graphicData>
            </a:graphic>
          </wp:inline>
        </w:drawing>
      </w:r>
    </w:p>
    <w:p>
      <w:pPr>
        <w:pStyle w:val="FigureCaption"/>
        <w:spacing w:lineRule="auto" w:line="480" w:before="0" w:after="0"/>
        <w:pPrChange w:id="0" w:author="Ian" w:date="2019-04-30T12:53:00Z">
          <w:pPr>
            <w:spacing w:lineRule="auto" w:line="480"/>
          </w:pPr>
        </w:pPrChange>
        <w:rPr>
          <w:rFonts w:cs="Times New Roman"/>
          <w:i w:val="false"/>
          <w:i w:val="false"/>
        </w:rPr>
      </w:pPr>
      <w:r>
        <w:rPr>
          <w:rFonts w:cs="Times New Roman"/>
          <w:b/>
          <w:i w:val="false"/>
        </w:rPr>
        <w:t>Figure 2:</w:t>
      </w:r>
      <w:r>
        <w:rPr>
          <w:rFonts w:cs="Times New Roman"/>
          <w:i w:val="false"/>
          <w:rPrChange w:id="0" w:author="Ian" w:date="2019-04-26T12:37:00Z">
            <w:rPr>
              <w:rFonts w:cs="Times New Roman"/>
            </w:rPr>
          </w:rPrChange>
        </w:rPr>
        <w:t xml:space="preserve"> </w:t>
      </w:r>
      <w:r>
        <w:rPr>
          <w:rFonts w:cs="Times New Roman"/>
          <w:bCs/>
          <w:i w:val="false"/>
          <w:rPrChange w:id="0" w:author="Ian" w:date="2019-04-26T12:37:00Z">
            <w:rPr>
              <w:b/>
              <w:bCs/>
              <w:rFonts w:cs="Times New Roman"/>
            </w:rPr>
          </w:rPrChange>
        </w:rPr>
        <w:t>Movement surface structure (A) and function (B):</w:t>
      </w:r>
      <w:r>
        <w:rPr>
          <w:rFonts w:cs="Times New Roman"/>
          <w:i w:val="false"/>
          <w:rPrChange w:id="0" w:author="Ian" w:date="2019-04-26T12:37:00Z">
            <w:rPr>
              <w:rFonts w:cs="Times New Roman"/>
            </w:rPr>
          </w:rPrChange>
        </w:rPr>
        <w:t xml:space="preserve"> A: Circularized histograms of the </w:t>
      </w:r>
      <w:r>
        <w:rPr>
          <w:rFonts w:cs="Times New Roman"/>
          <w:i w:val="false"/>
          <w:rPrChange w:id="0" w:author="Ian" w:date="2019-04-26T12:37:00Z">
            <w:rPr>
              <w:rFonts w:cs="Times New Roman"/>
            </w:rPr>
          </w:rPrChange>
        </w:rPr>
        <w:t>VonMises</w:t>
      </w:r>
      <w:r>
        <w:rPr>
          <w:rFonts w:cs="Times New Roman"/>
          <w:i w:val="false"/>
          <w:rPrChange w:id="0" w:author="Ian" w:date="2019-04-26T12:37:00Z">
            <w:rPr>
              <w:rFonts w:cs="Times New Roman"/>
            </w:rPr>
          </w:rPrChange>
        </w:rPr>
        <w:t xml:space="preserve"> mixture-distribution approximations underlying a movement surface, plotted over a 15x15 landscape layer on which the surface is based. The taller the bar in a histogram (i.e. the further from the histogram’s center), the higher the probability that an individual located on that histogram’s cell would make a random draw that moves it in a direction within the angular neighborhood of that bar. (This plot was </w:t>
      </w:r>
      <w:r>
        <w:rPr>
          <w:rFonts w:cs="Times New Roman"/>
          <w:i w:val="false"/>
          <w:rPrChange w:id="0" w:author="Ian" w:date="2019-04-26T12:37:00Z">
            <w:rPr>
              <w:rFonts w:cs="Times New Roman"/>
            </w:rPr>
          </w:rPrChange>
        </w:rPr>
        <w:t>produed</w:t>
      </w:r>
      <w:r>
        <w:rPr>
          <w:rFonts w:cs="Times New Roman"/>
          <w:i w:val="false"/>
          <w:rPrChange w:id="0" w:author="Ian" w:date="2019-04-26T12:37:00Z">
            <w:rPr>
              <w:rFonts w:cs="Times New Roman"/>
            </w:rPr>
          </w:rPrChange>
        </w:rPr>
        <w:t xml:space="preserve"> by the </w:t>
      </w:r>
      <w:r>
        <w:rPr>
          <w:rFonts w:cs="Times New Roman"/>
          <w:i w:val="false"/>
          <w:rPrChange w:id="0" w:author="Ian" w:date="2019-04-26T12:37:00Z">
            <w:rPr>
              <w:rFonts w:cs="Times New Roman"/>
            </w:rPr>
          </w:rPrChange>
        </w:rPr>
        <w:t>Geonomics</w:t>
      </w:r>
      <w:r>
        <w:rPr>
          <w:rFonts w:cs="Times New Roman"/>
          <w:i w:val="false"/>
          <w:rPrChange w:id="0" w:author="Ian" w:date="2019-04-26T12:37:00Z">
            <w:rPr>
              <w:rFonts w:cs="Times New Roman"/>
            </w:rPr>
          </w:rPrChange>
        </w:rPr>
        <w:t xml:space="preserve"> method </w:t>
      </w:r>
      <w:r>
        <w:rPr>
          <w:rStyle w:val="SourceText"/>
          <w:rFonts w:cs="Times New Roman"/>
          <w:i w:val="false"/>
        </w:rPr>
        <w:t>model.plot_movement_surface</w:t>
      </w:r>
      <w:r>
        <w:rPr>
          <w:rFonts w:cs="Times New Roman"/>
          <w:i w:val="false"/>
          <w:rPrChange w:id="0" w:author="Ian" w:date="2019-04-26T12:37:00Z">
            <w:rPr>
              <w:sz w:val="20"/>
              <w:szCs w:val="20"/>
              <w:rFonts w:ascii="Courier New" w:hAnsi="Courier New" w:eastAsia="Courier New" w:cs="Times New Roman"/>
            </w:rPr>
          </w:rPrChange>
        </w:rPr>
        <w:t xml:space="preserve">.)  B: Examples of movement tracks for 25 individuals randomly selected from a species, moving across the movement surface depicted in A. Each track is 150 steps long, beginning at the individuals’ starting locations (plotted as dots) and thickening with each increasing </w:t>
      </w:r>
      <w:r>
        <w:rPr>
          <w:rFonts w:cs="Times New Roman"/>
          <w:i w:val="false"/>
          <w:rPrChange w:id="0" w:author="Ian" w:date="2019-04-26T12:37:00Z">
            <w:rPr>
              <w:sz w:val="20"/>
              <w:szCs w:val="20"/>
              <w:rFonts w:ascii="Courier New" w:hAnsi="Courier New" w:eastAsia="Courier New" w:cs="Times New Roman"/>
            </w:rPr>
          </w:rPrChange>
        </w:rPr>
        <w:t>timestep</w:t>
      </w:r>
      <w:r>
        <w:rPr>
          <w:rFonts w:cs="Times New Roman"/>
          <w:i w:val="false"/>
          <w:rPrChange w:id="0" w:author="Ian" w:date="2019-04-26T12:37:00Z">
            <w:rPr>
              <w:sz w:val="20"/>
              <w:szCs w:val="20"/>
              <w:rFonts w:ascii="Courier New" w:hAnsi="Courier New" w:eastAsia="Courier New" w:cs="Times New Roman"/>
            </w:rPr>
          </w:rPrChange>
        </w:rPr>
        <w:t xml:space="preserve">. Individuals’ preferential movement toward higher-suitability regions of the landscape (values with environmental values nearer 1) is evident. Occasional migrations between relatively isolated portions of the landscape are also visible. (This plot was produced using the </w:t>
      </w:r>
      <w:r>
        <w:rPr>
          <w:rFonts w:cs="Times New Roman"/>
          <w:i w:val="false"/>
          <w:rPrChange w:id="0" w:author="Ian" w:date="2019-04-26T12:37:00Z">
            <w:rPr>
              <w:sz w:val="20"/>
              <w:szCs w:val="20"/>
              <w:rFonts w:ascii="Courier New" w:hAnsi="Courier New" w:eastAsia="Courier New" w:cs="Times New Roman"/>
            </w:rPr>
          </w:rPrChange>
        </w:rPr>
        <w:t>Geonomics</w:t>
      </w:r>
      <w:r>
        <w:rPr>
          <w:rFonts w:cs="Times New Roman"/>
          <w:i w:val="false"/>
          <w:rPrChange w:id="0" w:author="Ian" w:date="2019-04-26T12:37:00Z">
            <w:rPr>
              <w:sz w:val="20"/>
              <w:szCs w:val="20"/>
              <w:rFonts w:ascii="Courier New" w:hAnsi="Courier New" w:eastAsia="Courier New" w:cs="Times New Roman"/>
            </w:rPr>
          </w:rPrChange>
        </w:rPr>
        <w:t xml:space="preserve"> function </w:t>
      </w:r>
      <w:r>
        <w:rPr>
          <w:rStyle w:val="SourceText"/>
          <w:rFonts w:cs="Times New Roman"/>
          <w:i w:val="false"/>
        </w:rPr>
        <w:t>gnx.help.param_help.plot_movement</w:t>
      </w:r>
      <w:r>
        <w:rPr>
          <w:rFonts w:cs="Times New Roman"/>
          <w:i w:val="false"/>
          <w:rPrChange w:id="0" w:author="Ian" w:date="2019-04-26T12:37:00Z">
            <w:rPr>
              <w:sz w:val="20"/>
              <w:szCs w:val="20"/>
              <w:rFonts w:ascii="Courier New" w:hAnsi="Courier New" w:eastAsia="Courier New" w:cs="Times New Roman"/>
            </w:rPr>
          </w:rPrChange>
        </w:rPr>
        <w:t xml:space="preserve">.) </w:t>
      </w:r>
    </w:p>
    <w:p>
      <w:pPr>
        <w:pStyle w:val="TextBody"/>
        <w:spacing w:lineRule="auto" w:line="480" w:before="0" w:after="0"/>
        <w:rPr>
          <w:rFonts w:cs="Times New Roman"/>
        </w:rPr>
      </w:pPr>
      <w:r>
        <w:rPr/>
        <w:drawing>
          <wp:inline distT="0" distB="0" distL="0" distR="0">
            <wp:extent cx="4500245" cy="6166485"/>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9"/>
                    <a:stretch>
                      <a:fillRect/>
                    </a:stretch>
                  </pic:blipFill>
                  <pic:spPr bwMode="auto">
                    <a:xfrm>
                      <a:off x="0" y="0"/>
                      <a:ext cx="4500245" cy="6166485"/>
                    </a:xfrm>
                    <a:prstGeom prst="rect">
                      <a:avLst/>
                    </a:prstGeom>
                  </pic:spPr>
                </pic:pic>
              </a:graphicData>
            </a:graphic>
          </wp:inline>
        </w:drawing>
      </w:r>
    </w:p>
    <w:p>
      <w:pPr>
        <w:pStyle w:val="TextBody"/>
        <w:spacing w:lineRule="auto" w:line="480" w:before="0" w:after="0"/>
        <w:pPrChange w:id="0" w:author="Ian" w:date="2019-04-30T12:53:00Z">
          <w:pPr>
            <w:spacing w:lineRule="auto" w:line="480"/>
          </w:pPr>
        </w:pPrChange>
        <w:rPr>
          <w:rFonts w:cs="Times New Roman"/>
        </w:rPr>
      </w:pPr>
      <w:r>
        <w:rPr>
          <w:rFonts w:cs="Times New Roman"/>
          <w:b/>
          <w:iCs/>
        </w:rPr>
        <w:t>Figure 3:</w:t>
      </w:r>
      <w:r>
        <w:rPr>
          <w:rFonts w:cs="Times New Roman"/>
          <w:iCs/>
          <w:rPrChange w:id="0" w:author="Ian" w:date="2019-04-26T12:37:00Z">
            <w:rPr>
              <w:sz w:val="20"/>
              <w:i/>
              <w:szCs w:val="20"/>
              <w:iCs/>
              <w:rFonts w:ascii="Courier New" w:hAnsi="Courier New" w:eastAsia="Courier New" w:cs="Times New Roman"/>
            </w:rPr>
          </w:rPrChange>
        </w:rPr>
        <w:t xml:space="preserve"> </w:t>
      </w:r>
      <w:r>
        <w:rPr>
          <w:rFonts w:cs="Times New Roman"/>
          <w:bCs/>
          <w:iCs/>
          <w:rPrChange w:id="0" w:author="Ian" w:date="2019-04-26T12:37:00Z">
            <w:rPr>
              <w:sz w:val="20"/>
              <w:i/>
              <w:b/>
              <w:szCs w:val="20"/>
              <w:iCs/>
              <w:bCs/>
              <w:rFonts w:ascii="Courier New" w:hAnsi="Courier New" w:eastAsia="Courier New" w:cs="Times New Roman"/>
            </w:rPr>
          </w:rPrChange>
        </w:rPr>
        <w:t>Isolation by distance (IBD) and isolation by environment (IBE):</w:t>
      </w:r>
      <w:r>
        <w:rPr>
          <w:rFonts w:cs="Times New Roman"/>
          <w:iCs/>
          <w:rPrChange w:id="0" w:author="Ian" w:date="2019-04-26T12:37:00Z">
            <w:rPr>
              <w:sz w:val="20"/>
              <w:i/>
              <w:szCs w:val="20"/>
              <w:iCs/>
              <w:rFonts w:ascii="Courier New" w:hAnsi="Courier New" w:eastAsia="Courier New" w:cs="Times New Roman"/>
            </w:rPr>
          </w:rPrChange>
        </w:rPr>
        <w:t xml:space="preserve"> A species evolving on a landscape consisting of 1.) a barrier layer that serves as the species’ movement surface (displayed as a gray band down the landscape’s center), and 2.) an environmental layer that serves as the selective surface for a 10-locus trait (displayed as the red-to-blue cell values of the </w:t>
      </w:r>
      <w:r>
        <w:rPr>
          <w:rFonts w:cs="Times New Roman"/>
          <w:iCs/>
          <w:rPrChange w:id="0" w:author="Ian" w:date="2019-04-26T12:37:00Z">
            <w:rPr>
              <w:sz w:val="20"/>
              <w:i/>
              <w:szCs w:val="20"/>
              <w:iCs/>
              <w:rFonts w:ascii="Courier New" w:hAnsi="Courier New" w:eastAsia="Courier New" w:cs="Times New Roman"/>
            </w:rPr>
          </w:rPrChange>
        </w:rPr>
        <w:t xml:space="preserve">landscape). Top row: The population before evolution began, colored by genetic distance (right; genetic-distance colors are derived from individuals’ scores on the first three PCs of a genetic PCA, with each score scaled to 0 ≤ score ≤ 255, then used to assign RGB values) and by phenotype (right; the most-fit individuals would be those whose phenotypic colors perfectly match the cells over which they are located). Middle row: Same information as the top row, but plotted after 1000 </w:t>
      </w:r>
      <w:r>
        <w:rPr>
          <w:rFonts w:cs="Times New Roman"/>
          <w:iCs/>
          <w:rPrChange w:id="0" w:author="Ian" w:date="2019-04-26T12:37:00Z">
            <w:rPr>
              <w:sz w:val="20"/>
              <w:i/>
              <w:szCs w:val="20"/>
              <w:iCs/>
              <w:rFonts w:ascii="Courier New" w:hAnsi="Courier New" w:eastAsia="Courier New" w:cs="Times New Roman"/>
            </w:rPr>
          </w:rPrChange>
        </w:rPr>
        <w:t>timesteps</w:t>
      </w:r>
      <w:r>
        <w:rPr>
          <w:rFonts w:cs="Times New Roman"/>
          <w:iCs/>
          <w:rPrChange w:id="0" w:author="Ian" w:date="2019-04-26T12:37:00Z">
            <w:rPr>
              <w:sz w:val="20"/>
              <w:i/>
              <w:szCs w:val="20"/>
              <w:iCs/>
              <w:rFonts w:ascii="Courier New" w:hAnsi="Courier New" w:eastAsia="Courier New" w:cs="Times New Roman"/>
            </w:rPr>
          </w:rPrChange>
        </w:rPr>
        <w:t xml:space="preserve"> of evolution. Bottom row: Scatter plots of inter-individual </w:t>
      </w:r>
      <w:r>
        <w:rPr>
          <w:rFonts w:cs="Times New Roman"/>
          <w:iCs/>
          <w:rPrChange w:id="0" w:author="Ian" w:date="2019-04-26T12:37:00Z">
            <w:rPr>
              <w:sz w:val="20"/>
              <w:i/>
              <w:szCs w:val="20"/>
              <w:iCs/>
              <w:rFonts w:ascii="Courier New" w:hAnsi="Courier New" w:eastAsia="Courier New" w:cs="Times New Roman"/>
            </w:rPr>
          </w:rPrChange>
        </w:rPr>
        <w:t>pairwise</w:t>
      </w:r>
      <w:r>
        <w:rPr>
          <w:rFonts w:cs="Times New Roman"/>
          <w:iCs/>
          <w:rPrChange w:id="0" w:author="Ian" w:date="2019-04-26T12:37:00Z">
            <w:rPr>
              <w:sz w:val="20"/>
              <w:i/>
              <w:szCs w:val="20"/>
              <w:iCs/>
              <w:rFonts w:ascii="Courier New" w:hAnsi="Courier New" w:eastAsia="Courier New" w:cs="Times New Roman"/>
            </w:rPr>
          </w:rPrChange>
        </w:rPr>
        <w:t xml:space="preserve"> genetic distance (Euclidean distance in genetic PC space, scaled to 0 ≤ distance ≤ 1) as a function of Euclidean geographic distance (left; IBD) and Euclidean environmental distance (right; IBE); slopes and p-values correspond to the red curves, which were fitted as binomial GLMs with a </w:t>
      </w:r>
      <w:r>
        <w:rPr>
          <w:rFonts w:cs="Times New Roman"/>
          <w:iCs/>
          <w:rPrChange w:id="0" w:author="Ian" w:date="2019-04-26T12:37:00Z">
            <w:rPr>
              <w:sz w:val="20"/>
              <w:i/>
              <w:szCs w:val="20"/>
              <w:iCs/>
              <w:rFonts w:ascii="Courier New" w:hAnsi="Courier New" w:eastAsia="Courier New" w:cs="Times New Roman"/>
            </w:rPr>
          </w:rPrChange>
        </w:rPr>
        <w:t>ClogLog</w:t>
      </w:r>
      <w:r>
        <w:rPr>
          <w:rFonts w:cs="Times New Roman"/>
          <w:iCs/>
          <w:rPrChange w:id="0" w:author="Ian" w:date="2019-04-26T12:37:00Z">
            <w:rPr>
              <w:sz w:val="20"/>
              <w:i/>
              <w:szCs w:val="20"/>
              <w:iCs/>
              <w:rFonts w:ascii="Courier New" w:hAnsi="Courier New" w:eastAsia="Courier New" w:cs="Times New Roman"/>
            </w:rPr>
          </w:rPrChange>
        </w:rPr>
        <w:t xml:space="preserve"> link function (to allow a saturating functional form).</w:t>
      </w:r>
    </w:p>
    <w:p>
      <w:pPr>
        <w:pStyle w:val="TextBody"/>
        <w:spacing w:lineRule="auto" w:line="480" w:before="0" w:after="0"/>
        <w:rPr>
          <w:rFonts w:cs="Times New Roman"/>
        </w:rPr>
      </w:pPr>
      <w:r>
        <w:rPr>
          <w:rFonts w:cs="Times New Roman"/>
        </w:rPr>
      </w:r>
      <w:r>
        <w:br w:type="page"/>
      </w:r>
    </w:p>
    <w:p>
      <w:pPr>
        <w:pStyle w:val="FigureWithCaption"/>
        <w:spacing w:lineRule="auto" w:line="480"/>
        <w:rPr>
          <w:rFonts w:cs="Times New Roman"/>
        </w:rPr>
      </w:pPr>
      <w:r>
        <w:rPr/>
        <w:drawing>
          <wp:inline distT="0" distB="0" distL="0" distR="0">
            <wp:extent cx="6299835" cy="3065145"/>
            <wp:effectExtent l="0" t="0" r="0" b="0"/>
            <wp:docPr id="4" name="im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pic:cNvPicPr>
                      <a:picLocks noChangeAspect="1" noChangeArrowheads="1"/>
                    </pic:cNvPicPr>
                  </pic:nvPicPr>
                  <pic:blipFill>
                    <a:blip r:embed="rId10"/>
                    <a:stretch>
                      <a:fillRect/>
                    </a:stretch>
                  </pic:blipFill>
                  <pic:spPr bwMode="auto">
                    <a:xfrm>
                      <a:off x="0" y="0"/>
                      <a:ext cx="6299835" cy="3065145"/>
                    </a:xfrm>
                    <a:prstGeom prst="rect">
                      <a:avLst/>
                    </a:prstGeom>
                  </pic:spPr>
                </pic:pic>
              </a:graphicData>
            </a:graphic>
          </wp:inline>
        </w:drawing>
      </w:r>
    </w:p>
    <w:p>
      <w:pPr>
        <w:pStyle w:val="FigureCaption"/>
        <w:spacing w:lineRule="auto" w:line="480" w:before="0" w:after="0"/>
        <w:pPrChange w:id="0" w:author="Ian" w:date="2019-04-30T12:53:00Z">
          <w:pPr>
            <w:spacing w:lineRule="auto" w:line="480"/>
          </w:pPr>
        </w:pPrChange>
        <w:rPr>
          <w:rFonts w:cs="Times New Roman"/>
          <w:i w:val="false"/>
          <w:i w:val="false"/>
        </w:rPr>
      </w:pPr>
      <w:r>
        <w:rPr>
          <w:rFonts w:cs="Times New Roman"/>
          <w:b/>
          <w:i w:val="false"/>
        </w:rPr>
        <w:t>Figure 4:</w:t>
      </w:r>
      <w:r>
        <w:rPr>
          <w:rFonts w:cs="Times New Roman"/>
          <w:i w:val="false"/>
          <w:rPrChange w:id="0" w:author="Ian" w:date="2019-04-26T12:37:00Z">
            <w:rPr>
              <w:sz w:val="20"/>
              <w:szCs w:val="20"/>
              <w:rFonts w:ascii="Courier New" w:hAnsi="Courier New" w:eastAsia="Courier New" w:cs="Times New Roman"/>
            </w:rPr>
          </w:rPrChange>
        </w:rPr>
        <w:t xml:space="preserve"> </w:t>
      </w:r>
      <w:r>
        <w:rPr>
          <w:rFonts w:cs="Times New Roman"/>
          <w:bCs/>
          <w:i w:val="false"/>
          <w:rPrChange w:id="0" w:author="Ian" w:date="2019-04-26T12:37:00Z">
            <w:rPr>
              <w:sz w:val="20"/>
              <w:b/>
              <w:szCs w:val="20"/>
              <w:bCs/>
              <w:rFonts w:ascii="Courier New" w:hAnsi="Courier New" w:eastAsia="Courier New" w:cs="Times New Roman"/>
            </w:rPr>
          </w:rPrChange>
        </w:rPr>
        <w:t>Simultaneous selection</w:t>
      </w:r>
      <w:r>
        <w:rPr>
          <w:rFonts w:cs="Times New Roman"/>
          <w:i w:val="false"/>
          <w:rPrChange w:id="0" w:author="Ian" w:date="2019-04-26T12:37:00Z">
            <w:rPr>
              <w:sz w:val="20"/>
              <w:szCs w:val="20"/>
              <w:rFonts w:ascii="Courier New" w:hAnsi="Courier New" w:eastAsia="Courier New" w:cs="Times New Roman"/>
            </w:rPr>
          </w:rPrChange>
        </w:rPr>
        <w:t xml:space="preserve">: Results of simultaneous selection on two traits with spatially distinct selective regimes. Each trait is controlled by 10 unlinked loci and has a selection coefficient of </w:t>
      </w:r>
      <w:r>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0.05</m:t>
        </m:r>
      </m:oMath>
      <w:r>
        <w:rPr>
          <w:rFonts w:cs="Times New Roman"/>
          <w:i w:val="false"/>
          <w:rPrChange w:id="0" w:author="Ian" w:date="2019-04-26T12:37:00Z">
            <w:rPr>
              <w:sz w:val="20"/>
              <w:szCs w:val="20"/>
              <w:rFonts w:ascii="Courier New" w:hAnsi="Courier New" w:eastAsia="Courier New" w:cs="Times New Roman"/>
            </w:rPr>
          </w:rPrChange>
        </w:rPr>
        <w:t xml:space="preserve">. Individuals are colored by phenotype, such that fitter individuals are those whose colors are more similar to their background environmental colors. (Plots were produced by the Geonomics method </w:t>
      </w:r>
      <w:r>
        <w:rPr>
          <w:rStyle w:val="SourceText"/>
          <w:rFonts w:cs="Times New Roman"/>
          <w:i w:val="false"/>
        </w:rPr>
        <w:t>model.plot_phenotype</w:t>
      </w:r>
      <w:r>
        <w:rPr>
          <w:rFonts w:cs="Times New Roman"/>
          <w:i w:val="false"/>
          <w:rPrChange w:id="0" w:author="Ian" w:date="2019-04-26T12:37:00Z">
            <w:rPr>
              <w:sz w:val="20"/>
              <w:szCs w:val="20"/>
              <w:rFonts w:ascii="Courier New" w:hAnsi="Courier New" w:eastAsia="Courier New" w:cs="Times New Roman"/>
            </w:rPr>
          </w:rPrChange>
        </w:rPr>
        <w:t>.)</w:t>
      </w:r>
    </w:p>
    <w:p>
      <w:pPr>
        <w:pStyle w:val="FigureWithCaption"/>
        <w:spacing w:lineRule="auto" w:line="480"/>
        <w:rPr>
          <w:rFonts w:cs="Times New Roman"/>
        </w:rPr>
      </w:pPr>
      <w:r>
        <w:rPr/>
        <w:drawing>
          <wp:inline distT="0" distB="0" distL="0" distR="0">
            <wp:extent cx="6299835" cy="3256915"/>
            <wp:effectExtent l="0" t="0" r="0" b="0"/>
            <wp:docPr id="5" name="im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pic:cNvPicPr>
                      <a:picLocks noChangeAspect="1" noChangeArrowheads="1"/>
                    </pic:cNvPicPr>
                  </pic:nvPicPr>
                  <pic:blipFill>
                    <a:blip r:embed="rId11"/>
                    <a:stretch>
                      <a:fillRect/>
                    </a:stretch>
                  </pic:blipFill>
                  <pic:spPr bwMode="auto">
                    <a:xfrm>
                      <a:off x="0" y="0"/>
                      <a:ext cx="6299835" cy="3256915"/>
                    </a:xfrm>
                    <a:prstGeom prst="rect">
                      <a:avLst/>
                    </a:prstGeom>
                  </pic:spPr>
                </pic:pic>
              </a:graphicData>
            </a:graphic>
          </wp:inline>
        </w:drawing>
      </w:r>
      <w:r>
        <w:rPr>
          <w:rFonts w:cs="Times New Roman"/>
          <w:b/>
          <w:rPrChange w:id="0" w:author="Ian" w:date="2019-04-26T12:37:00Z">
            <w:rPr>
              <w:sz w:val="20"/>
              <w:szCs w:val="20"/>
              <w:rFonts w:ascii="Courier New" w:hAnsi="Courier New" w:eastAsia="Courier New" w:cs="Times New Roman"/>
            </w:rPr>
          </w:rPrChange>
        </w:rPr>
        <w:t>Figure 5:</w:t>
      </w:r>
      <w:r>
        <w:rPr>
          <w:rFonts w:cs="Times New Roman"/>
        </w:rPr>
        <w:t xml:space="preserve"> </w:t>
      </w:r>
      <w:r>
        <w:rPr>
          <w:rFonts w:cs="Times New Roman"/>
          <w:bCs/>
          <w:rPrChange w:id="0" w:author="Ian" w:date="2019-04-26T12:37:00Z">
            <w:rPr>
              <w:sz w:val="20"/>
              <w:b/>
              <w:szCs w:val="20"/>
              <w:bCs/>
              <w:rFonts w:ascii="Courier New" w:hAnsi="Courier New" w:eastAsia="Courier New" w:cs="Times New Roman"/>
            </w:rPr>
          </w:rPrChange>
        </w:rPr>
        <w:t>Polygenic adaptation to climate change in the Yosemite region</w:t>
      </w:r>
      <w:ins w:id="518" w:author="Ian" w:date="2019-05-01T17:51:00Z">
        <w:r>
          <w:rPr>
            <w:rFonts w:cs="Times New Roman"/>
            <w:bCs/>
          </w:rPr>
          <w:t>.</w:t>
        </w:r>
      </w:ins>
      <w:del w:id="519" w:author="Ian" w:date="2019-05-01T17:51:00Z">
        <w:r>
          <w:rPr>
            <w:rFonts w:cs="Times New Roman"/>
            <w:bCs/>
          </w:rPr>
          <w:delText>:</w:delText>
        </w:r>
      </w:del>
      <w:r>
        <w:rPr>
          <w:rFonts w:cs="Times New Roman"/>
        </w:rPr>
        <w:t xml:space="preserve"> Shown are the temperature rasters before (A) and after (E) climate change; the habitat-suitability rasters before (B) and after (F); the locally adapted population plotted on top of the temperature raster both before (C) and after (G), and neighborhood-meaned rasters of the population’s phenotypes, both before (D) and after (H). (Plots in the left and middle columns were produced using the Geonomics methods </w:t>
      </w:r>
      <w:r>
        <w:rPr>
          <w:rStyle w:val="SourceText"/>
          <w:rFonts w:cs="Times New Roman"/>
        </w:rPr>
        <w:t>model.plot</w:t>
      </w:r>
      <w:r>
        <w:rPr>
          <w:rStyle w:val="SourceText"/>
          <w:rFonts w:cs="Times New Roman"/>
          <w:sz w:val="24"/>
          <w:szCs w:val="24"/>
        </w:rPr>
        <w:t xml:space="preserve"> and </w:t>
      </w:r>
      <w:r>
        <w:rPr>
          <w:rStyle w:val="SourceText"/>
          <w:rFonts w:cs="Times New Roman"/>
        </w:rPr>
        <w:t xml:space="preserve">model.plot_phenotype </w:t>
      </w:r>
      <w:r>
        <w:rPr>
          <w:rStyle w:val="SourceText"/>
          <w:rFonts w:cs="Times New Roman"/>
          <w:sz w:val="24"/>
          <w:szCs w:val="24"/>
        </w:rPr>
        <w:t>respectively</w:t>
      </w:r>
      <w:r>
        <w:rPr>
          <w:rFonts w:cs="Times New Roman"/>
        </w:rPr>
        <w:t>.)</w:t>
      </w:r>
    </w:p>
    <w:p>
      <w:pPr>
        <w:pStyle w:val="FigureWithCaption"/>
        <w:spacing w:lineRule="auto" w:line="480"/>
        <w:rPr>
          <w:rFonts w:cs="Times New Roman"/>
        </w:rPr>
      </w:pPr>
      <w:r>
        <w:rPr>
          <w:rFonts w:cs="Times New Roman"/>
        </w:rPr>
      </w:r>
      <w:r>
        <w:br w:type="page"/>
      </w:r>
    </w:p>
    <w:p>
      <w:pPr>
        <w:pStyle w:val="FigureWithCaption"/>
        <w:spacing w:lineRule="auto" w:line="480"/>
        <w:rPr>
          <w:rFonts w:cs="Times New Roman"/>
        </w:rPr>
      </w:pPr>
      <w:r>
        <w:rPr/>
        <w:drawing>
          <wp:inline distT="0" distB="0" distL="0" distR="0">
            <wp:extent cx="6299835" cy="2800350"/>
            <wp:effectExtent l="0" t="0" r="0" b="0"/>
            <wp:docPr id="6" name="im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pic:cNvPicPr>
                      <a:picLocks noChangeAspect="1" noChangeArrowheads="1"/>
                    </pic:cNvPicPr>
                  </pic:nvPicPr>
                  <pic:blipFill>
                    <a:blip r:embed="rId12"/>
                    <a:stretch>
                      <a:fillRect/>
                    </a:stretch>
                  </pic:blipFill>
                  <pic:spPr bwMode="auto">
                    <a:xfrm>
                      <a:off x="0" y="0"/>
                      <a:ext cx="6299835" cy="2800350"/>
                    </a:xfrm>
                    <a:prstGeom prst="rect">
                      <a:avLst/>
                    </a:prstGeom>
                  </pic:spPr>
                </pic:pic>
              </a:graphicData>
            </a:graphic>
          </wp:inline>
        </w:drawing>
      </w:r>
    </w:p>
    <w:p>
      <w:pPr>
        <w:pStyle w:val="FigureCaption"/>
        <w:spacing w:lineRule="auto" w:line="480" w:before="0" w:after="0"/>
        <w:pPrChange w:id="0" w:author="Ian" w:date="2019-04-30T12:53:00Z">
          <w:pPr>
            <w:spacing w:lineRule="auto" w:line="480"/>
          </w:pPr>
        </w:pPrChange>
        <w:rPr>
          <w:rFonts w:cs="Times New Roman"/>
          <w:i w:val="false"/>
          <w:i w:val="false"/>
        </w:rPr>
      </w:pPr>
      <w:r>
        <w:rPr>
          <w:rFonts w:cs="Times New Roman"/>
          <w:b/>
          <w:i w:val="false"/>
        </w:rPr>
        <w:t>Figure 6:</w:t>
      </w:r>
      <w:r>
        <w:rPr>
          <w:rFonts w:cs="Times New Roman"/>
          <w:i w:val="false"/>
          <w:rPrChange w:id="0" w:author="Ian" w:date="2019-04-26T12:37:00Z">
            <w:rPr>
              <w:sz w:val="20"/>
              <w:szCs w:val="20"/>
              <w:rFonts w:ascii="Courier New" w:hAnsi="Courier New" w:eastAsia="Courier New" w:cs="Times New Roman"/>
            </w:rPr>
          </w:rPrChange>
        </w:rPr>
        <w:t xml:space="preserve"> </w:t>
      </w:r>
      <w:del w:id="521" w:author="Ian" w:date="2019-05-01T17:51:00Z">
        <w:r>
          <w:rPr>
            <w:rFonts w:cs="Times New Roman"/>
            <w:i w:val="false"/>
          </w:rPr>
          <w:delText xml:space="preserve">Runtime analysis: </w:delText>
        </w:r>
      </w:del>
      <w:r>
        <w:rPr>
          <w:rFonts w:cs="Times New Roman"/>
          <w:i w:val="false"/>
        </w:rPr>
        <w:t>Average runtime per time step (in seconds), as a function of various parameters. Left to right: ‘</w:t>
      </w:r>
      <w:r>
        <w:rPr>
          <w:rFonts w:cs="Times New Roman"/>
          <w:b/>
          <w:bCs/>
          <w:i w:val="false"/>
        </w:rPr>
        <w:t>genome length (L)</w:t>
      </w:r>
      <w:r>
        <w:rPr>
          <w:rFonts w:cs="Times New Roman"/>
          <w:i w:val="false"/>
        </w:rPr>
        <w:t>’: The length of the simulated genome;</w:t>
      </w:r>
      <w:r>
        <w:rPr>
          <w:rFonts w:cs="Times New Roman"/>
          <w:b/>
          <w:bCs/>
          <w:i w:val="false"/>
        </w:rPr>
        <w:t xml:space="preserve"> ‘carrying-capacity constant (K)’</w:t>
      </w:r>
      <w:r>
        <w:rPr>
          <w:rFonts w:cs="Times New Roman"/>
          <w:i w:val="false"/>
        </w:rPr>
        <w:t>: The factor by which a species’ carrying capacity raster is multiplied to determine its local carrying capacities and thus, in sum, its mean total population size;</w:t>
      </w:r>
      <w:r>
        <w:rPr>
          <w:rFonts w:cs="Times New Roman"/>
          <w:b/>
          <w:bCs/>
          <w:i w:val="false"/>
        </w:rPr>
        <w:t xml:space="preserve"> ‘landscape size (dim)’</w:t>
      </w:r>
      <w:r>
        <w:rPr>
          <w:rFonts w:cs="Times New Roman"/>
          <w:i w:val="false"/>
        </w:rPr>
        <w:t xml:space="preserve">: The dimensions of the simulalted landscape; </w:t>
      </w:r>
      <w:r>
        <w:rPr>
          <w:rFonts w:cs="Times New Roman"/>
          <w:b/>
          <w:bCs/>
          <w:i w:val="false"/>
        </w:rPr>
        <w:t>‘n_births_distr_lambda</w:t>
      </w:r>
      <w:r>
        <w:rPr>
          <w:rFonts w:cs="Times New Roman"/>
          <w:i w:val="false"/>
        </w:rPr>
        <w:t xml:space="preserve">’: The </w:t>
      </w:r>
      <w:r>
        <w:rPr/>
      </w:r>
      <m:oMath xmlns:m="http://schemas.openxmlformats.org/officeDocument/2006/math">
        <m:r>
          <w:rPr>
            <w:rFonts w:ascii="Cambria Math" w:hAnsi="Cambria Math"/>
          </w:rPr>
          <m:t xml:space="preserve">λ</m:t>
        </m:r>
      </m:oMath>
      <w:r>
        <w:rPr>
          <w:rFonts w:cs="Times New Roman"/>
          <w:i w:val="false"/>
        </w:rPr>
        <w:t xml:space="preserve"> parameter of the Poisson distribution from which the number of offspring in each mating event is drawn.</w:t>
      </w:r>
    </w:p>
    <w:p>
      <w:pPr>
        <w:pStyle w:val="FigureCaption"/>
        <w:spacing w:lineRule="auto" w:line="480" w:before="0" w:after="0"/>
        <w:rPr>
          <w:rFonts w:cs="Times New Roman"/>
        </w:rPr>
      </w:pPr>
      <w:r>
        <w:rPr>
          <w:rFonts w:cs="Times New Roman"/>
        </w:rPr>
      </w:r>
      <w:r>
        <w:br w:type="page"/>
      </w:r>
    </w:p>
    <w:p>
      <w:pPr>
        <w:pStyle w:val="Heading1"/>
        <w:numPr>
          <w:ilvl w:val="0"/>
          <w:numId w:val="3"/>
        </w:numPr>
        <w:tabs>
          <w:tab w:val="clear" w:pos="720"/>
          <w:tab w:val="left" w:pos="0" w:leader="none"/>
        </w:tabs>
        <w:spacing w:lineRule="auto" w:line="480" w:before="0" w:after="0"/>
        <w:pPrChange w:id="0" w:author="Ian" w:date="2019-04-30T12:53:00Z">
          <w:pPr>
            <w:tabs>
              <w:tab w:val="left" w:pos="0" w:leader="none"/>
            </w:tabs>
            <w:spacing w:lineRule="auto" w:line="480"/>
          </w:pPr>
        </w:pPrChange>
        <w:rPr>
          <w:rFonts w:ascii="Times New Roman" w:hAnsi="Times New Roman" w:cs="Times New Roman"/>
          <w:sz w:val="24"/>
          <w:szCs w:val="24"/>
        </w:rPr>
      </w:pPr>
      <w:del w:id="522" w:author="Ian" w:date="2019-04-26T12:31:00Z">
        <w:r>
          <w:rPr>
            <w:rFonts w:cs="Times New Roman" w:ascii="Times New Roman" w:hAnsi="Times New Roman"/>
            <w:sz w:val="24"/>
            <w:szCs w:val="24"/>
          </w:rPr>
          <w:delText>Works Cited</w:delText>
        </w:r>
      </w:del>
      <w:r>
        <w:rPr>
          <w:rFonts w:cs="Times New Roman" w:ascii="Times New Roman" w:hAnsi="Times New Roman"/>
          <w:sz w:val="24"/>
          <w:szCs w:val="24"/>
        </w:rPr>
        <w:t>References</w:t>
      </w:r>
    </w:p>
    <w:p>
      <w:pPr>
        <w:sectPr>
          <w:footerReference w:type="default" r:id="rId13"/>
          <w:type w:val="nextPage"/>
          <w:pgSz w:w="12240" w:h="15840"/>
          <w:pgMar w:left="1440" w:right="1440" w:header="0" w:top="1440" w:footer="1440" w:bottom="2016" w:gutter="0"/>
          <w:lnNumType w:countBy="1" w:restart="continuous"/>
          <w:pgNumType w:fmt="decimal"/>
          <w:formProt w:val="false"/>
          <w:textDirection w:val="lrTb"/>
          <w:docGrid w:type="default" w:linePitch="326" w:charSpace="0"/>
        </w:sectPr>
      </w:pPr>
    </w:p>
    <w:p>
      <w:pPr>
        <w:pStyle w:val="Bibliography1"/>
        <w:spacing w:lineRule="auto" w:line="480" w:before="0" w:after="0"/>
        <w:ind w:left="360" w:hanging="360"/>
        <w:pPrChange w:id="0" w:author="Ian" w:date="2019-04-30T12:53:00Z">
          <w:pPr>
            <w:spacing w:lineRule="auto" w:line="480"/>
          </w:pPr>
        </w:pPrChange>
        <w:rPr/>
      </w:pPr>
      <w:commentRangeStart w:id="148"/>
      <w:r>
        <w:rPr>
          <w:rFonts w:cs="Times New Roman"/>
        </w:rPr>
        <w:t xml:space="preserve">Barbet‐Massin, M., Jiguet, F., Albert, C.H., and Thuiller, W. (2012). Selecting pseudo-absences for species distribution models: how, where and how many? Methods Ecol. Evol. </w:t>
      </w:r>
      <w:r>
        <w:rPr>
          <w:rFonts w:cs="Times New Roman"/>
          <w:i/>
        </w:rPr>
        <w:t>3</w:t>
      </w:r>
      <w:r>
        <w:rPr>
          <w:rFonts w:cs="Times New Roman"/>
        </w:rPr>
        <w:t>, 327–338.</w:t>
      </w:r>
      <w:r>
        <w:rPr>
          <w:rFonts w:cs="Times New Roman"/>
        </w:rPr>
      </w:r>
      <w:commentRangeEnd w:id="148"/>
      <w:r>
        <w:commentReference w:id="148"/>
      </w:r>
      <w:r>
        <w:rPr/>
        <w:commentReference w:id="149"/>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Barrett, R.D.H., Laurent, S., Mallarino, R., Pfeifer, S.P., Xu, C.C.Y., Foll, M., Wakamatsu, K., Duke-Cohan, J.S., Jensen, J.D., and Hoekstra, H.E. (2019). Linking a mutation to survival in wild mice. Science </w:t>
      </w:r>
      <w:r>
        <w:rPr>
          <w:rFonts w:cs="Times New Roman"/>
          <w:i/>
        </w:rPr>
        <w:t>363</w:t>
      </w:r>
      <w:r>
        <w:rPr>
          <w:rFonts w:cs="Times New Roman"/>
        </w:rPr>
        <w:t>, 499–504.</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Bay, R.A., Harrigan, R.J., Underwood, V.L., Gibbs, H.L., Smith, T.B., and Ruegg, K. (2018). Genomic signals of selection predict climate-driven population declines in a migratory bird. Science </w:t>
      </w:r>
      <w:r>
        <w:rPr>
          <w:rFonts w:cs="Times New Roman"/>
          <w:i/>
        </w:rPr>
        <w:t>359</w:t>
      </w:r>
      <w:r>
        <w:rPr>
          <w:rFonts w:cs="Times New Roman"/>
        </w:rPr>
        <w:t>, 83–86.</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Crossley, M.S., Chen, Y.H., Groves, R.L., and Schoville, S.D. (2017). Landscape genomics of Colorado potato beetle provides evidence of polygenic adaptation to insecticides. Mol. Ecol. </w:t>
      </w:r>
      <w:r>
        <w:rPr>
          <w:rFonts w:cs="Times New Roman"/>
          <w:i/>
        </w:rPr>
        <w:t>26</w:t>
      </w:r>
      <w:r>
        <w:rPr>
          <w:rFonts w:cs="Times New Roman"/>
        </w:rPr>
        <w:t>, 6284–6300.</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Daly, C., Halbleib, M., Smith, J.I., Gibson, W.P., Doggett, M.K., Taylor, G.H., Curtis, J., and Pasteris, P.P. (2008). Physiographically sensitive mapping of climatological temperature and precipitation across the conterminous United States. Int. J. Climatol. </w:t>
      </w:r>
      <w:r>
        <w:rPr>
          <w:rFonts w:cs="Times New Roman"/>
          <w:i/>
        </w:rPr>
        <w:t>28</w:t>
      </w:r>
      <w:r>
        <w:rPr>
          <w:rFonts w:cs="Times New Roman"/>
        </w:rPr>
        <w:t>, 2031–2064.</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Guillaume, F., and Rougemont, J. (2006). Nemo: an evolutionary and population genetics programming framework. Bioinformatics </w:t>
      </w:r>
      <w:r>
        <w:rPr>
          <w:rFonts w:cs="Times New Roman"/>
          <w:i/>
        </w:rPr>
        <w:t>22</w:t>
      </w:r>
      <w:r>
        <w:rPr>
          <w:rFonts w:cs="Times New Roman"/>
        </w:rPr>
        <w:t>, 2556–2557.</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Haller, B.C., and Messer, P.W. (2017). SLiM 2: Flexible, Interactive Forward Genetic Simulations. Mol. Biol. Evol. </w:t>
      </w:r>
      <w:r>
        <w:rPr>
          <w:rFonts w:cs="Times New Roman"/>
          <w:i/>
        </w:rPr>
        <w:t>34</w:t>
      </w:r>
      <w:r>
        <w:rPr>
          <w:rFonts w:cs="Times New Roman"/>
        </w:rPr>
        <w:t>, 230–240.</w:t>
      </w:r>
    </w:p>
    <w:p>
      <w:pPr>
        <w:pStyle w:val="Bibliography1"/>
        <w:spacing w:lineRule="auto" w:line="480" w:before="0" w:after="0"/>
        <w:ind w:left="360" w:hanging="360"/>
        <w:pPrChange w:id="0" w:author="Ian" w:date="2019-04-30T12:53:00Z">
          <w:pPr>
            <w:spacing w:lineRule="auto" w:line="480"/>
          </w:pPr>
        </w:pPrChange>
        <w:rPr/>
      </w:pPr>
      <w:r>
        <w:rPr>
          <w:rFonts w:cs="Times New Roman"/>
        </w:rPr>
        <w:t xml:space="preserve">Haller, B.C., and Messer, P.W. (2019). SLiM 3: Forward Genetic Simulations Beyond the Wright–Fisher Model. Mol. Biol. Evol. </w:t>
      </w:r>
      <w:r>
        <w:rPr>
          <w:rFonts w:cs="Times New Roman"/>
          <w:i/>
        </w:rPr>
        <w:t>36</w:t>
      </w:r>
      <w:r>
        <w:rPr>
          <w:rFonts w:cs="Times New Roman"/>
        </w:rPr>
        <w:t>, 632–637.</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Harris, S.E., and Munshi-South, J. (2017). Signatures of positive selection and local adaptation to urbanization in white-footed mice ( </w:t>
      </w:r>
      <w:r>
        <w:rPr>
          <w:rFonts w:cs="Times New Roman"/>
          <w:i/>
        </w:rPr>
        <w:t>Peromyscus leucopus</w:t>
      </w:r>
      <w:r>
        <w:rPr>
          <w:rFonts w:cs="Times New Roman"/>
        </w:rPr>
        <w:t xml:space="preserve"> ). Mol. Ecol. </w:t>
      </w:r>
      <w:r>
        <w:rPr>
          <w:rFonts w:cs="Times New Roman"/>
          <w:i/>
        </w:rPr>
        <w:t>26</w:t>
      </w:r>
      <w:r>
        <w:rPr>
          <w:rFonts w:cs="Times New Roman"/>
        </w:rPr>
        <w:t>, 6336–6350.</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Landguth, E.L., and Cushman, S.A. (2010). cdpop: A spatially explicit cost distance population genetics program: COMPUTER PROGRAM NOTE. Mol. Ecol. Resour. </w:t>
      </w:r>
      <w:r>
        <w:rPr>
          <w:rFonts w:cs="Times New Roman"/>
          <w:i/>
        </w:rPr>
        <w:t>10</w:t>
      </w:r>
      <w:r>
        <w:rPr>
          <w:rFonts w:cs="Times New Roman"/>
        </w:rPr>
        <w:t>, 156–161.</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Landguth, E.L., Bearlin, A., Day, C.C., and Dunham, J. (2017). CDMetaPOP: an individual-based, eco-evolutionary model for spatially explicit simulation of landscape demogenetics. Methods Ecol. Evol. </w:t>
      </w:r>
      <w:r>
        <w:rPr>
          <w:rFonts w:cs="Times New Roman"/>
          <w:i/>
        </w:rPr>
        <w:t>8</w:t>
      </w:r>
      <w:r>
        <w:rPr>
          <w:rFonts w:cs="Times New Roman"/>
        </w:rPr>
        <w:t>, 4–11.</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Lind, B.M., Friedline, C.J., Wegrzyn, J.L., Maloney, P.E., Vogler, D.R., Neale, D.B., and Eckert, A.J. (2017). Water availability drives signatures of local adaptation in whitebark pine ( </w:t>
      </w:r>
      <w:r>
        <w:rPr>
          <w:rFonts w:cs="Times New Roman"/>
          <w:i/>
        </w:rPr>
        <w:t>Pinus albicaulis</w:t>
      </w:r>
      <w:r>
        <w:rPr>
          <w:rFonts w:cs="Times New Roman"/>
        </w:rPr>
        <w:t xml:space="preserve"> Engelm.) across fine spatial scales of the Lake Tahoe Basin, USA. Mol. Ecol. </w:t>
      </w:r>
      <w:r>
        <w:rPr>
          <w:rFonts w:cs="Times New Roman"/>
          <w:i/>
        </w:rPr>
        <w:t>26</w:t>
      </w:r>
      <w:r>
        <w:rPr>
          <w:rFonts w:cs="Times New Roman"/>
        </w:rPr>
        <w:t>, 3168–3185.</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Mastretta-Yanes, A., Xue, A.T., Moreno-Letelier, A., Jorgensen, T.H., Alvarez, N., Piñero, D., and Emerson, B.C. (2018). Long-term in situ persistence of biodiversity in tropical sky islands revealed by landscape genomics. Mol. Ecol. </w:t>
      </w:r>
      <w:r>
        <w:rPr>
          <w:rFonts w:cs="Times New Roman"/>
          <w:i/>
        </w:rPr>
        <w:t>27</w:t>
      </w:r>
      <w:r>
        <w:rPr>
          <w:rFonts w:cs="Times New Roman"/>
        </w:rPr>
        <w:t>, 432–448.</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McRae, B.H., Dickson, B.G., Keitt, T.H., and Shah, V.B. (2008). USING CIRCUIT THEORY TO MODEL CONNECTIVITY IN ECOLOGY, EVOLUTION, AND CONSERVATION. Ecology </w:t>
      </w:r>
      <w:r>
        <w:rPr>
          <w:rFonts w:cs="Times New Roman"/>
          <w:i/>
        </w:rPr>
        <w:t>89</w:t>
      </w:r>
      <w:r>
        <w:rPr>
          <w:rFonts w:cs="Times New Roman"/>
        </w:rPr>
        <w:t>, 2712–2724.</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Messer, P.W. (2013). SLiM: Simulating Evolution with Selection and Linkage. Genetics </w:t>
      </w:r>
      <w:r>
        <w:rPr>
          <w:rFonts w:cs="Times New Roman"/>
          <w:i/>
        </w:rPr>
        <w:t>194</w:t>
      </w:r>
      <w:r>
        <w:rPr>
          <w:rFonts w:cs="Times New Roman"/>
        </w:rPr>
        <w:t>, 1037–1039.</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Mountain Research Initiative EDW Working Group (2015). Elevation-dependent warming in mountain regions of the world. Nat. Clim. Change </w:t>
      </w:r>
      <w:r>
        <w:rPr>
          <w:rFonts w:cs="Times New Roman"/>
          <w:i/>
        </w:rPr>
        <w:t>5</w:t>
      </w:r>
      <w:r>
        <w:rPr>
          <w:rFonts w:cs="Times New Roman"/>
        </w:rPr>
        <w:t>, 424–430.</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Neuenschwander, S., Hospital, F., Guillaume, F., and Goudet, J. (2008). quantiNemo: an individual-based program to simulate quantitative traits with explicit genetic architecture in a dynamic metapopulation. Bioinformatics </w:t>
      </w:r>
      <w:r>
        <w:rPr>
          <w:rFonts w:cs="Times New Roman"/>
          <w:i/>
        </w:rPr>
        <w:t>24</w:t>
      </w:r>
      <w:r>
        <w:rPr>
          <w:rFonts w:cs="Times New Roman"/>
        </w:rPr>
        <w:t>, 1552–1553.</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Oyler, J.W., Dobrowski, S.Z., Ballantyne, A.P., Klene, A.E., and Running, S.W. (2015). Artificial amplification of warming trends across the mountains of the western United States. Geophys. Res. Lett. </w:t>
      </w:r>
      <w:r>
        <w:rPr>
          <w:rFonts w:cs="Times New Roman"/>
          <w:i/>
        </w:rPr>
        <w:t>42</w:t>
      </w:r>
      <w:r>
        <w:rPr>
          <w:rFonts w:cs="Times New Roman"/>
        </w:rPr>
        <w:t>, 153–161.</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Pelletier, F. (2019). Testing evolutionary predictions in wild mice. Science </w:t>
      </w:r>
      <w:r>
        <w:rPr>
          <w:rFonts w:cs="Times New Roman"/>
          <w:i/>
        </w:rPr>
        <w:t>363</w:t>
      </w:r>
      <w:r>
        <w:rPr>
          <w:rFonts w:cs="Times New Roman"/>
        </w:rPr>
        <w:t>, 452–453.</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Peng, B., and Kimmel, M. (2005). simuPOP: a forward-time population genetics simulation environment. Bioinformatics </w:t>
      </w:r>
      <w:r>
        <w:rPr>
          <w:rFonts w:cs="Times New Roman"/>
          <w:i/>
        </w:rPr>
        <w:t>21</w:t>
      </w:r>
      <w:r>
        <w:rPr>
          <w:rFonts w:cs="Times New Roman"/>
        </w:rPr>
        <w:t>, 3686–3687.</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Peterson, A.T., Soberón, J., Pearson, R.G., Anderson, R.P., Martínez-Meyer, E., Nakamura, M., and Bastos Araújo, M. (2011). Ecological niches and geographic distributions (Princeton, N.J).</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Pierce, D.W., Cayan, D.R., and Thrasher, B.L. (2014). Statistical Downscaling Using Localized Constructed Analogs (LOCA)*. J. Hydrometeorol. </w:t>
      </w:r>
      <w:r>
        <w:rPr>
          <w:rFonts w:cs="Times New Roman"/>
          <w:i/>
        </w:rPr>
        <w:t>15</w:t>
      </w:r>
      <w:r>
        <w:rPr>
          <w:rFonts w:cs="Times New Roman"/>
        </w:rPr>
        <w:t>, 2558–2585.</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Rangwala, I., Sinsky, E., and Miller, J.R. (2013). Amplified warming projections for high altitude regions of the northern hemisphere mid-latitudes from CMIP5 models. Environ. Res. Lett. </w:t>
      </w:r>
      <w:r>
        <w:rPr>
          <w:rFonts w:cs="Times New Roman"/>
          <w:i/>
        </w:rPr>
        <w:t>8</w:t>
      </w:r>
      <w:r>
        <w:rPr>
          <w:rFonts w:cs="Times New Roman"/>
        </w:rPr>
        <w:t>, 024040.</w:t>
      </w:r>
    </w:p>
    <w:p>
      <w:pPr>
        <w:pStyle w:val="Bibliography1"/>
        <w:spacing w:lineRule="auto" w:line="480" w:before="0" w:after="0"/>
        <w:ind w:left="360" w:hanging="360"/>
        <w:pPrChange w:id="0" w:author="Ian" w:date="2019-04-30T12:53:00Z">
          <w:pPr>
            <w:spacing w:lineRule="auto" w:line="480"/>
          </w:pPr>
        </w:pPrChange>
        <w:rPr>
          <w:rFonts w:cs="Times New Roman"/>
        </w:rPr>
      </w:pPr>
      <w:r>
        <w:rPr>
          <w:rFonts w:cs="Times New Roman"/>
        </w:rPr>
        <w:t xml:space="preserve">Rebaudo, F., Le Rouzic, A., Dupas, S., Silvain, J.-F., Harry, M., and Dangles, O. (2013). SimAdapt: an individual-based genetic model for simulating landscape management impacts on populations. Methods Ecol. Evol. </w:t>
      </w:r>
      <w:r>
        <w:rPr>
          <w:rFonts w:cs="Times New Roman"/>
          <w:i/>
        </w:rPr>
        <w:t>4</w:t>
      </w:r>
      <w:r>
        <w:rPr>
          <w:rFonts w:cs="Times New Roman"/>
        </w:rPr>
        <w:t>, 595–600.</w:t>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spacing w:lineRule="auto" w:line="480"/>
        <w:ind w:left="360" w:hanging="360"/>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p>
      <w:pPr>
        <w:pStyle w:val="Normal"/>
        <w:rPr/>
      </w:pPr>
      <w:r>
        <w:rPr/>
      </w:r>
    </w:p>
    <w:p>
      <w:pPr>
        <w:sectPr>
          <w:type w:val="continuous"/>
          <w:pgSz w:w="12240" w:h="15840"/>
          <w:pgMar w:left="1440" w:right="1440" w:header="0" w:top="1440" w:footer="1440" w:bottom="2016" w:gutter="0"/>
          <w:lnNumType w:countBy="1" w:restart="continuous"/>
          <w:formProt w:val="false"/>
          <w:textDirection w:val="lrTb"/>
          <w:docGrid w:type="default" w:linePitch="326" w:charSpace="0"/>
        </w:sectPr>
      </w:pPr>
    </w:p>
    <w:sectPr>
      <w:type w:val="continuous"/>
      <w:pgSz w:w="12240" w:h="15840"/>
      <w:pgMar w:left="1440" w:right="1440" w:header="0" w:top="1440" w:footer="1440" w:bottom="2016" w:gutter="0"/>
      <w:lnNumType w:countBy="1" w:restart="continuous"/>
      <w:pgNumType w:fmt="decimal"/>
      <w:formProt w:val="false"/>
      <w:textDirection w:val="lrTb"/>
      <w:docGrid w:type="default" w:linePitch="326"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Ian" w:date="2019-04-30T18:25:00Z" w:initials="IW">
    <w:p>
      <w:r>
        <w:rPr>
          <w:rFonts w:ascii="Liberation Serif" w:hAnsi="Liberation Serif" w:eastAsia="Bitstream Vera Sans" w:cs="Noto Nastaliq Urdu"/>
          <w:kern w:val="0"/>
          <w:lang w:val="en-US" w:eastAsia="en-US" w:bidi="en-US"/>
        </w:rPr>
        <w:t>Try to avoid "it is" and "there is" whenever possible.</w:t>
      </w:r>
    </w:p>
  </w:comment>
  <w:comment w:id="1" w:author="Unknown Author" w:date="2019-05-06T15:17:58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lang w:val="en-US" w:eastAsia="en-US" w:bidi="en-US"/>
        </w:rPr>
      </w:r>
    </w:p>
  </w:comment>
  <w:comment w:id="2" w:author="Ian" w:date="2019-05-02T11:54:00Z" w:initials="IW">
    <w:p>
      <w:r>
        <w:rPr>
          <w:rFonts w:ascii="Liberation Serif" w:hAnsi="Liberation Serif" w:eastAsia="Bitstream Vera Sans" w:cs="Noto Nastaliq Urdu"/>
          <w:kern w:val="0"/>
          <w:lang w:val="en-US" w:eastAsia="en-US" w:bidi="en-US"/>
        </w:rPr>
        <w:t xml:space="preserve">Paragraphs should be indented. </w:t>
      </w:r>
    </w:p>
  </w:comment>
  <w:comment w:id="3" w:author="Ian" w:date="2019-04-30T18:25:00Z" w:initials="IW">
    <w:p>
      <w:r>
        <w:rPr>
          <w:rFonts w:ascii="Liberation Serif" w:hAnsi="Liberation Serif" w:eastAsia="Bitstream Vera Sans" w:cs="Noto Nastaliq Urdu"/>
          <w:kern w:val="0"/>
          <w:lang w:val="en-US" w:eastAsia="en-US" w:bidi="en-US"/>
        </w:rPr>
        <w:t>Can't have parenthetical sentences.</w:t>
      </w:r>
    </w:p>
  </w:comment>
  <w:comment w:id="4" w:author="Unknown Author" w:date="2019-05-08T16:51:41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...why?</w:t>
      </w:r>
    </w:p>
  </w:comment>
  <w:comment w:id="5" w:author="Ian" w:date="2019-04-30T18:25:00Z" w:initials="IW">
    <w:p>
      <w:r>
        <w:rPr>
          <w:rFonts w:ascii="Liberation Serif" w:hAnsi="Liberation Serif" w:eastAsia="Bitstream Vera Sans" w:cs="Noto Nastaliq Urdu"/>
          <w:kern w:val="0"/>
          <w:lang w:val="en-US" w:eastAsia="en-US" w:bidi="en-US"/>
        </w:rPr>
        <w:t>never write and/or</w:t>
      </w:r>
    </w:p>
  </w:comment>
  <w:comment w:id="6" w:author="Unknown Author" w:date="2019-05-08T16:51:5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Why? Too informal sounding? I understand if that’s the case, but it’s a very precise way of saying what I want to say. Replacement?</w:t>
      </w:r>
    </w:p>
  </w:comment>
  <w:comment w:id="8" w:author="Ian" w:date="2019-04-30T18:25:00Z" w:initials="IW">
    <w:p>
      <w:r>
        <w:rPr>
          <w:rFonts w:ascii="Liberation Serif" w:hAnsi="Liberation Serif" w:eastAsia="Bitstream Vera Sans" w:cs="Noto Nastaliq Urdu"/>
          <w:kern w:val="0"/>
          <w:lang w:val="en-US" w:eastAsia="en-US" w:bidi="en-US"/>
        </w:rPr>
      </w:r>
    </w:p>
  </w:comment>
  <w:comment w:id="7" w:author="Ian" w:date="2019-04-30T18:25:00Z" w:initials="IW">
    <w:p>
      <w:r>
        <w:rPr>
          <w:rFonts w:ascii="Liberation Serif" w:hAnsi="Liberation Serif" w:eastAsia="Bitstream Vera Sans" w:cs="Noto Nastaliq Urdu"/>
          <w:kern w:val="0"/>
          <w:lang w:val="en-US" w:eastAsia="en-US" w:bidi="en-US"/>
        </w:rPr>
        <w:t>This seems redundant with the beginning of the Model Description section.</w:t>
      </w:r>
    </w:p>
  </w:comment>
  <w:comment w:id="9" w:author="Ian" w:date="2019-04-30T18:25:00Z" w:initials="IW">
    <w:p>
      <w:r>
        <w:rPr>
          <w:rFonts w:ascii="Liberation Serif" w:hAnsi="Liberation Serif" w:eastAsia="Bitstream Vera Sans" w:cs="Noto Nastaliq Urdu"/>
          <w:kern w:val="0"/>
          <w:lang w:val="en-US" w:eastAsia="en-US" w:bidi="en-US"/>
        </w:rPr>
        <w:t>This is redundant with information in the model description.</w:t>
      </w:r>
    </w:p>
  </w:comment>
  <w:comment w:id="10" w:author="Ian" w:date="2019-04-30T18:25:00Z" w:initials="IW">
    <w:p>
      <w:r>
        <w:rPr>
          <w:rFonts w:ascii="Liberation Serif" w:hAnsi="Liberation Serif" w:eastAsia="Bitstream Vera Sans" w:cs="Noto Nastaliq Urdu"/>
          <w:kern w:val="0"/>
          <w:lang w:val="en-US" w:eastAsia="en-US" w:bidi="en-US"/>
        </w:rPr>
        <w:t>You use population genomic, landscape genomic, and ecological genomic.  If they are all the same, then just pick one and stick with it.  If they are different then explain how.</w:t>
      </w:r>
    </w:p>
  </w:comment>
  <w:comment w:id="11" w:author="Ian" w:date="2019-04-30T18:25:00Z" w:initials="IW">
    <w:p>
      <w:r>
        <w:rPr>
          <w:rFonts w:ascii="Liberation Serif" w:hAnsi="Liberation Serif" w:eastAsia="Bitstream Vera Sans" w:cs="Noto Nastaliq Urdu"/>
          <w:kern w:val="0"/>
          <w:lang w:val="en-US" w:eastAsia="en-US" w:bidi="en-US"/>
        </w:rPr>
        <w:t>Too much trying to directly address Slim in the Intro.  It looks like starting from a place of weakness and tries to draw direct contrasts with Slim rather than highlighting the independent strengths of Geonomics.</w:t>
      </w:r>
    </w:p>
  </w:comment>
  <w:comment w:id="12" w:author="Unknown Author" w:date="2019-05-09T13:53:29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This would have been more helpful feedback if I heard it months ago</w:t>
      </w:r>
    </w:p>
  </w:comment>
  <w:comment w:id="13" w:author="Ian" w:date="2019-04-30T18:25:00Z" w:initials="IW">
    <w:p>
      <w:r>
        <w:rPr>
          <w:rFonts w:ascii="Liberation Serif" w:hAnsi="Liberation Serif" w:eastAsia="Bitstream Vera Sans" w:cs="Noto Nastaliq Urdu"/>
          <w:kern w:val="0"/>
          <w:lang w:val="en-US" w:eastAsia="en-US" w:bidi="en-US"/>
        </w:rPr>
        <w:t>None of this makes any sense before you've described the model.</w:t>
      </w:r>
    </w:p>
  </w:comment>
  <w:comment w:id="14" w:author="Ian" w:date="2019-04-30T18:25:00Z" w:initials="IW">
    <w:p>
      <w:r>
        <w:rPr>
          <w:rFonts w:ascii="Liberation Serif" w:hAnsi="Liberation Serif" w:eastAsia="Bitstream Vera Sans" w:cs="Noto Nastaliq Urdu"/>
          <w:kern w:val="0"/>
          <w:lang w:val="en-US" w:eastAsia="en-US" w:bidi="en-US"/>
        </w:rPr>
        <w:t>no</w:t>
      </w:r>
    </w:p>
  </w:comment>
  <w:comment w:id="15" w:author="Ian" w:date="2019-04-30T18:25:00Z" w:initials="IW">
    <w:p>
      <w:r>
        <w:rPr>
          <w:rFonts w:ascii="Liberation Serif" w:hAnsi="Liberation Serif" w:eastAsia="Bitstream Vera Sans" w:cs="Noto Nastaliq Urdu"/>
          <w:kern w:val="0"/>
          <w:lang w:val="en-US" w:eastAsia="en-US" w:bidi="en-US"/>
        </w:rPr>
        <w:t>Why not lead with this?</w:t>
      </w:r>
    </w:p>
  </w:comment>
  <w:comment w:id="16" w:author="Ian" w:date="2019-04-30T18:25:00Z" w:initials="IW">
    <w:p>
      <w:r>
        <w:rPr>
          <w:rFonts w:ascii="Liberation Serif" w:hAnsi="Liberation Serif" w:eastAsia="Bitstream Vera Sans" w:cs="Noto Nastaliq Urdu"/>
          <w:kern w:val="0"/>
          <w:lang w:val="en-US" w:eastAsia="en-US" w:bidi="en-US"/>
        </w:rPr>
        <w:t>This is too much detail for an intro.</w:t>
      </w:r>
    </w:p>
  </w:comment>
  <w:comment w:id="17" w:author="Ian" w:date="2019-04-30T18:25:00Z" w:initials="IW">
    <w:p>
      <w:r>
        <w:rPr>
          <w:rFonts w:ascii="Liberation Serif" w:hAnsi="Liberation Serif" w:eastAsia="Bitstream Vera Sans" w:cs="Noto Nastaliq Urdu"/>
          <w:kern w:val="0"/>
          <w:lang w:val="en-US" w:eastAsia="en-US" w:bidi="en-US"/>
        </w:rPr>
        <w:t>no starting with And</w:t>
      </w:r>
    </w:p>
  </w:comment>
  <w:comment w:id="18" w:author="Unknown Author" w:date="2019-05-09T14:00:43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This is not a rule. It may be your opinion, but then say so (and why). It’s a tone I like to use in my writing, so if you would prefer we don’t use it then that should be a conversation, not an arbitrary dictum from a second author.</w:t>
      </w:r>
    </w:p>
  </w:comment>
  <w:comment w:id="19" w:author="Ian" w:date="2019-04-30T18:25:00Z" w:initials="IW">
    <w:p>
      <w:r>
        <w:rPr>
          <w:rFonts w:ascii="Liberation Serif" w:hAnsi="Liberation Serif" w:eastAsia="Bitstream Vera Sans" w:cs="Noto Nastaliq Urdu"/>
          <w:kern w:val="0"/>
          <w:lang w:val="en-US" w:eastAsia="en-US" w:bidi="en-US"/>
        </w:rPr>
        <w:t>no contractions in formal scientific writing</w:t>
      </w:r>
    </w:p>
  </w:comment>
  <w:comment w:id="20" w:author="Ian" w:date="2019-04-30T18:25:00Z" w:initials="IW">
    <w:p>
      <w:r>
        <w:rPr>
          <w:rFonts w:ascii="Liberation Serif" w:hAnsi="Liberation Serif" w:eastAsia="Bitstream Vera Sans" w:cs="Noto Nastaliq Urdu"/>
          <w:kern w:val="0"/>
          <w:lang w:val="en-US" w:eastAsia="en-US" w:bidi="en-US"/>
        </w:rPr>
        <w:t>Why is there a one sentence paragraph?  Combine with next paragraph.</w:t>
      </w:r>
    </w:p>
  </w:comment>
  <w:comment w:id="21" w:author="Ian" w:date="2019-04-30T18:25:00Z" w:initials="IW">
    <w:p>
      <w:r>
        <w:rPr>
          <w:rFonts w:ascii="Liberation Serif" w:hAnsi="Liberation Serif" w:eastAsia="Bitstream Vera Sans" w:cs="Noto Nastaliq Urdu"/>
          <w:kern w:val="0"/>
          <w:lang w:val="en-US" w:eastAsia="en-US" w:bidi="en-US"/>
        </w:rPr>
        <w:t>Can't have multiple levels of subheadings.</w:t>
      </w:r>
    </w:p>
  </w:comment>
  <w:comment w:id="22" w:author="Ian" w:date="2019-04-30T18:25:00Z" w:initials="IW">
    <w:p>
      <w:r>
        <w:rPr>
          <w:rFonts w:ascii="Liberation Serif" w:hAnsi="Liberation Serif" w:eastAsia="Bitstream Vera Sans" w:cs="Noto Nastaliq Urdu"/>
          <w:kern w:val="0"/>
          <w:lang w:val="en-US" w:eastAsia="en-US" w:bidi="en-US"/>
        </w:rPr>
        <w:t>redundant with next paragraph</w:t>
      </w:r>
    </w:p>
  </w:comment>
  <w:comment w:id="23" w:author="Ian" w:date="2019-04-30T18:25:00Z" w:initials="IW">
    <w:p>
      <w:r>
        <w:rPr>
          <w:rFonts w:ascii="Liberation Serif" w:hAnsi="Liberation Serif" w:eastAsia="Bitstream Vera Sans" w:cs="Noto Nastaliq Urdu"/>
          <w:kern w:val="0"/>
          <w:lang w:val="en-US" w:eastAsia="en-US" w:bidi="en-US"/>
        </w:rPr>
        <w:t>Can't just say "see something else." Also, it should be obvious that to see the details readers should view the program documentation.</w:t>
      </w:r>
    </w:p>
  </w:comment>
  <w:comment w:id="24" w:author="Unknown Author" w:date="2019-05-11T13:04:20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Okay?</w:t>
      </w:r>
    </w:p>
  </w:comment>
  <w:comment w:id="25" w:author="Ian" w:date="2019-05-02T11:53:00Z" w:initials="IW">
    <w:p>
      <w:r>
        <w:rPr>
          <w:rFonts w:ascii="Liberation Serif" w:hAnsi="Liberation Serif" w:eastAsia="Bitstream Vera Sans" w:cs="Noto Nastaliq Urdu"/>
          <w:kern w:val="0"/>
          <w:lang w:val="en-US" w:eastAsia="en-US" w:bidi="en-US"/>
        </w:rPr>
        <w:t>"It is worth noting" is one of the worst phrases in the English language.  The whole thing can be reduced to just "notably," and, more importantly, everything in the paper should be worth noting.  Otherwise, why are you writing it?</w:t>
      </w:r>
    </w:p>
  </w:comment>
  <w:comment w:id="26" w:author="Unknown Author" w:date="2019-05-11T13:03:50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(05/02/2019, 11:53): "..."</w:t>
      </w:r>
    </w:p>
    <w:p>
      <w:r>
        <w:rPr>
          <w:rFonts w:ascii="Liberation Serif" w:hAnsi="Liberation Serif" w:eastAsia="Bitstream Vera Sans" w:cs="Noto Nastaliq Urdu"/>
          <w:kern w:val="0"/>
          <w:sz w:val="20"/>
          <w:lang w:val="en-US" w:eastAsia="en-US" w:bidi="ar-SA"/>
        </w:rPr>
        <w:t>Sounds like a personal opinion stated as a fact</w:t>
      </w:r>
    </w:p>
  </w:comment>
  <w:comment w:id="27" w:author="Ian" w:date="2019-04-30T18:25:00Z" w:initials="IW">
    <w:p>
      <w:r>
        <w:rPr>
          <w:rFonts w:ascii="Liberation Serif" w:hAnsi="Liberation Serif" w:eastAsia="Bitstream Vera Sans" w:cs="Noto Nastaliq Urdu"/>
          <w:kern w:val="0"/>
          <w:lang w:val="en-US" w:eastAsia="en-US" w:bidi="en-US"/>
        </w:rPr>
        <w:t>can't write about stuff you hope to do in the future, only stuff you've actually done</w:t>
      </w:r>
    </w:p>
  </w:comment>
  <w:comment w:id="28" w:author="Unknown Author" w:date="2019-05-11T13:04:4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Makes sense</w:t>
      </w:r>
    </w:p>
  </w:comment>
  <w:comment w:id="29" w:author="Ian" w:date="2019-04-30T18:25:00Z" w:initials="IW">
    <w:p>
      <w:r>
        <w:rPr>
          <w:rFonts w:ascii="Liberation Serif" w:hAnsi="Liberation Serif" w:eastAsia="Bitstream Vera Sans" w:cs="Noto Nastaliq Urdu"/>
          <w:kern w:val="0"/>
          <w:lang w:val="en-US" w:eastAsia="en-US" w:bidi="en-US"/>
        </w:rPr>
        <w:t>L isn't used anywhere else in the paper</w:t>
      </w:r>
    </w:p>
  </w:comment>
  <w:comment w:id="30" w:author="Unknown Author" w:date="2019-05-11T13:04:50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It actually appears in the caveats section (but that’s in the list you deleted). Nonetheless, I agree that there’s no need to use it here.</w:t>
      </w:r>
    </w:p>
  </w:comment>
  <w:comment w:id="31" w:author="Ian" w:date="2019-04-30T18:25:00Z" w:initials="IW">
    <w:p>
      <w:r>
        <w:rPr>
          <w:rFonts w:ascii="Liberation Serif" w:hAnsi="Liberation Serif" w:eastAsia="Bitstream Vera Sans" w:cs="Noto Nastaliq Urdu"/>
          <w:kern w:val="0"/>
          <w:lang w:val="en-US" w:eastAsia="en-US" w:bidi="en-US"/>
        </w:rPr>
        <w:t>This terminology is a little confusing – you just mean that SNPs can be linked or unlinked, right?</w:t>
      </w:r>
    </w:p>
  </w:comment>
  <w:comment w:id="32" w:author="Unknown Author" w:date="2019-05-11T13:07:20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Not all SNPs because may not be segregating.</w:t>
      </w:r>
    </w:p>
  </w:comment>
  <w:comment w:id="33" w:author="Ian" w:date="2019-04-30T18:25:00Z" w:initials="IW">
    <w:p>
      <w:r>
        <w:rPr>
          <w:rFonts w:ascii="Liberation Serif" w:hAnsi="Liberation Serif" w:eastAsia="Bitstream Vera Sans" w:cs="Noto Nastaliq Urdu"/>
          <w:kern w:val="0"/>
          <w:lang w:val="en-US" w:eastAsia="en-US" w:bidi="en-US"/>
        </w:rPr>
        <w:t>dominance value?</w:t>
      </w:r>
    </w:p>
  </w:comment>
  <w:comment w:id="34" w:author="Unknown Author" w:date="2019-05-11T13:34:58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Are there non-phenotypic traits? Would that be something like a genetic trait (i.e. genotype at some marker), instead?</w:t>
      </w:r>
    </w:p>
  </w:comment>
  <w:comment w:id="35" w:author="Ian" w:date="2019-04-30T18:25:00Z" w:initials="IW">
    <w:p>
      <w:r>
        <w:rPr>
          <w:rFonts w:ascii="Liberation Serif" w:hAnsi="Liberation Serif" w:eastAsia="Bitstream Vera Sans" w:cs="Noto Nastaliq Urdu"/>
          <w:kern w:val="0"/>
          <w:lang w:val="en-US" w:eastAsia="en-US" w:bidi="en-US"/>
        </w:rPr>
        <w:t>They don't all have to be quantitative, technically speaking, right?</w:t>
      </w:r>
    </w:p>
  </w:comment>
  <w:comment w:id="36" w:author="Unknown Author" w:date="2019-05-11T13:33:17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Yes, I suppose that’s true. A user could use a monogenic trait to model 2 or 3 trait states, or even a multigenic trait to model a series of trait states. But it wasn’t designed to model, e.g. red vs. blue vs. yellow dewlap colors, or something like that.</w:t>
      </w:r>
    </w:p>
  </w:comment>
  <w:comment w:id="37" w:author="Ian" w:date="2019-04-30T18:25:00Z" w:initials="IW">
    <w:p>
      <w:r>
        <w:rPr>
          <w:rFonts w:ascii="Liberation Serif" w:hAnsi="Liberation Serif" w:eastAsia="Bitstream Vera Sans" w:cs="Noto Nastaliq Urdu"/>
          <w:kern w:val="0"/>
          <w:lang w:val="en-US" w:eastAsia="en-US" w:bidi="en-US"/>
        </w:rPr>
        <w:t>you already said this</w:t>
      </w:r>
    </w:p>
  </w:comment>
  <w:comment w:id="38" w:author="Unknown Author" w:date="2019-05-06T15:28:3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don’t like when I stop and have to infer topic sentences in scientific writing, so I think this guides the reader’s eye</w:t>
      </w:r>
    </w:p>
  </w:comment>
  <w:comment w:id="40" w:author="Ian" w:date="2019-04-30T18:25:00Z" w:initials="IW">
    <w:p>
      <w:r>
        <w:rPr>
          <w:rFonts w:ascii="Liberation Serif" w:hAnsi="Liberation Serif" w:eastAsia="Bitstream Vera Sans" w:cs="Noto Nastaliq Urdu"/>
          <w:kern w:val="0"/>
          <w:lang w:val="en-US" w:eastAsia="en-US" w:bidi="en-US"/>
        </w:rPr>
        <w:t>I suggest disabling the hyphen and parenthesis keys when writing from now on.</w:t>
      </w:r>
    </w:p>
  </w:comment>
  <w:comment w:id="41" w:author="Unknown Author" w:date="2019-05-11T14:23:3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Haha, thanks. I’ll consider it.</w:t>
      </w:r>
    </w:p>
  </w:comment>
  <w:comment w:id="39" w:author="Ian" w:date="2019-04-30T18:25:00Z" w:initials="IW">
    <w:p>
      <w:r>
        <w:rPr>
          <w:rFonts w:ascii="Liberation Serif" w:hAnsi="Liberation Serif" w:eastAsia="Bitstream Vera Sans" w:cs="Noto Nastaliq Urdu"/>
          <w:kern w:val="0"/>
          <w:lang w:val="en-US" w:eastAsia="en-US" w:bidi="en-US"/>
        </w:rPr>
        <w:t>Rewrite this.  None of this makes sense without introducing what these things are first.  You've also defined 'components' with two different definitions.</w:t>
      </w:r>
    </w:p>
  </w:comment>
  <w:comment w:id="42" w:author="Unknown Author" w:date="2019-05-11T14:36:43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 xml:space="preserve">I think it’s fine to mention carrying capacity, movement, and selection here, prior to explaining how they work. These are all fundamental concepts that the reader will know. Perhaps I should mention that </w:t>
      </w:r>
    </w:p>
  </w:comment>
  <w:comment w:id="43" w:author="Ian" w:date="2019-04-30T18:25:00Z" w:initials="IW">
    <w:p>
      <w:r>
        <w:rPr>
          <w:rFonts w:ascii="Liberation Serif" w:hAnsi="Liberation Serif" w:eastAsia="Bitstream Vera Sans" w:cs="Noto Nastaliq Urdu"/>
          <w:kern w:val="0"/>
          <w:lang w:val="en-US" w:eastAsia="en-US" w:bidi="en-US"/>
        </w:rPr>
        <w:t>shorten this</w:t>
      </w:r>
    </w:p>
  </w:comment>
  <w:comment w:id="44" w:author="Ian" w:date="2019-04-30T18:25:00Z" w:initials="IW">
    <w:p>
      <w:r>
        <w:rPr>
          <w:rFonts w:ascii="Liberation Serif" w:hAnsi="Liberation Serif" w:eastAsia="Bitstream Vera Sans" w:cs="Noto Nastaliq Urdu"/>
          <w:kern w:val="0"/>
          <w:lang w:val="en-US" w:eastAsia="en-US" w:bidi="en-US"/>
        </w:rPr>
        <w:t>shorten</w:t>
      </w:r>
    </w:p>
  </w:comment>
  <w:comment w:id="45" w:author="Ian" w:date="2019-04-30T18:25:00Z" w:initials="IW">
    <w:p>
      <w:r>
        <w:rPr>
          <w:rFonts w:ascii="Liberation Serif" w:hAnsi="Liberation Serif" w:eastAsia="Bitstream Vera Sans" w:cs="Noto Nastaliq Urdu"/>
          <w:kern w:val="0"/>
          <w:lang w:val="en-US" w:eastAsia="en-US" w:bidi="en-US"/>
        </w:rPr>
        <w:t>real....real</w:t>
      </w:r>
    </w:p>
  </w:comment>
  <w:comment w:id="46" w:author="Unknown Author" w:date="2019-05-06T15:28:16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Supposed to say realistic. It’s a typo. Relax.</w:t>
      </w:r>
    </w:p>
  </w:comment>
  <w:comment w:id="47" w:author="Ian" w:date="2019-04-30T18:25:00Z" w:initials="IW">
    <w:p>
      <w:r>
        <w:rPr>
          <w:rFonts w:ascii="Liberation Serif" w:hAnsi="Liberation Serif" w:eastAsia="Bitstream Vera Sans" w:cs="Noto Nastaliq Urdu"/>
          <w:kern w:val="0"/>
          <w:lang w:val="en-US" w:eastAsia="en-US" w:bidi="en-US"/>
        </w:rPr>
        <w:t>This is a good example of how you can drop a bunch of words without changing the meaning at all.</w:t>
      </w:r>
    </w:p>
  </w:comment>
  <w:comment w:id="48" w:author="Ian" w:date="2019-04-30T18:25:00Z" w:initials="IW">
    <w:p>
      <w:r>
        <w:rPr>
          <w:rFonts w:ascii="Liberation Serif" w:hAnsi="Liberation Serif" w:eastAsia="Bitstream Vera Sans" w:cs="Noto Nastaliq Urdu"/>
          <w:kern w:val="0"/>
          <w:lang w:val="en-US" w:eastAsia="en-US" w:bidi="en-US"/>
        </w:rPr>
        <w:t>semi-colons can only be used in a list after a colon.</w:t>
      </w:r>
    </w:p>
  </w:comment>
  <w:comment w:id="49" w:author="Unknown Author" w:date="2019-05-11T14:43:21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Not true according to what I’ve read, though this is still not a proper use case (because list items don’t contain commas).</w:t>
      </w:r>
    </w:p>
  </w:comment>
  <w:comment w:id="51" w:author="Ian" w:date="2019-04-30T18:25:00Z" w:initials="IW">
    <w:p>
      <w:r>
        <w:rPr>
          <w:rFonts w:ascii="Liberation Serif" w:hAnsi="Liberation Serif" w:eastAsia="Bitstream Vera Sans" w:cs="Noto Nastaliq Urdu"/>
          <w:kern w:val="0"/>
          <w:lang w:val="en-US" w:eastAsia="en-US" w:bidi="en-US"/>
        </w:rPr>
        <w:t>If some are optional then the others are, therefore, requisite.</w:t>
      </w:r>
    </w:p>
  </w:comment>
  <w:comment w:id="52" w:author="Unknown Author" w:date="2019-05-11T14:53:58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Indeed!</w:t>
      </w:r>
    </w:p>
  </w:comment>
  <w:comment w:id="50" w:author="Ian" w:date="2019-04-30T18:25:00Z" w:initials="IW">
    <w:p>
      <w:r>
        <w:rPr>
          <w:rFonts w:ascii="Liberation Serif" w:hAnsi="Liberation Serif" w:eastAsia="Bitstream Vera Sans" w:cs="Noto Nastaliq Urdu"/>
          <w:kern w:val="0"/>
          <w:lang w:val="en-US" w:eastAsia="en-US" w:bidi="en-US"/>
        </w:rPr>
        <w:t>too many words</w:t>
      </w:r>
    </w:p>
  </w:comment>
  <w:comment w:id="53" w:author="Unknown Author" w:date="2019-05-06T15:30:1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disagree. Series gives information that these happen in a fixed order.</w:t>
      </w:r>
    </w:p>
  </w:comment>
  <w:comment w:id="54" w:author="Ian" w:date="2019-04-30T18:25:00Z" w:initials="IW">
    <w:p>
      <w:r>
        <w:rPr>
          <w:rFonts w:ascii="Liberation Serif" w:hAnsi="Liberation Serif" w:eastAsia="Bitstream Vera Sans" w:cs="Noto Nastaliq Urdu"/>
          <w:kern w:val="0"/>
          <w:lang w:val="en-US" w:eastAsia="en-US" w:bidi="en-US"/>
        </w:rPr>
        <w:t>How is this implemented?</w:t>
      </w:r>
    </w:p>
  </w:comment>
  <w:comment w:id="55" w:author="Ian" w:date="2019-04-30T18:25:00Z" w:initials="IW">
    <w:p>
      <w:r>
        <w:rPr>
          <w:rFonts w:ascii="Liberation Serif" w:hAnsi="Liberation Serif" w:eastAsia="Bitstream Vera Sans" w:cs="Noto Nastaliq Urdu"/>
          <w:kern w:val="0"/>
          <w:lang w:val="en-US" w:eastAsia="en-US" w:bidi="en-US"/>
        </w:rPr>
        <w:t>NO.  Too many parentheticals.  Can't have nested parentheticals.  Just don't do it.</w:t>
      </w:r>
    </w:p>
  </w:comment>
  <w:comment w:id="56" w:author="Unknown Author" w:date="2019-05-11T15:03:39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K.</w:t>
      </w:r>
    </w:p>
  </w:comment>
  <w:comment w:id="57" w:author="Ian" w:date="2019-04-30T18:25:00Z" w:initials="IW">
    <w:p>
      <w:r>
        <w:rPr>
          <w:rFonts w:ascii="Liberation Serif" w:hAnsi="Liberation Serif" w:eastAsia="Bitstream Vera Sans" w:cs="Noto Nastaliq Urdu"/>
          <w:kern w:val="0"/>
          <w:lang w:val="en-US" w:eastAsia="en-US" w:bidi="en-US"/>
        </w:rPr>
        <w:t>Why is there a one sentence paragraph?  Also, this just doesn't seem necessary.</w:t>
      </w:r>
    </w:p>
  </w:comment>
  <w:comment w:id="58" w:author="Unknown Author" w:date="2019-05-06T15:31:01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didn’t see this as a paragraph of its own, but rather the end of the above paragraph. But I agree that it’s an unnecessary detail.</w:t>
      </w:r>
    </w:p>
  </w:comment>
  <w:comment w:id="59" w:author="Ian" w:date="2019-04-30T18:25:00Z" w:initials="IW">
    <w:p>
      <w:r>
        <w:rPr>
          <w:rFonts w:ascii="Liberation Serif" w:hAnsi="Liberation Serif" w:eastAsia="Bitstream Vera Sans" w:cs="Noto Nastaliq Urdu"/>
          <w:kern w:val="0"/>
          <w:lang w:val="en-US" w:eastAsia="en-US" w:bidi="en-US"/>
        </w:rPr>
        <w:t>What?? shorten this and make clearer.</w:t>
      </w:r>
    </w:p>
  </w:comment>
  <w:comment w:id="60" w:author="Ian" w:date="2019-04-30T18:25:00Z" w:initials="IW">
    <w:p>
      <w:r>
        <w:rPr>
          <w:rFonts w:ascii="Liberation Serif" w:hAnsi="Liberation Serif" w:eastAsia="Bitstream Vera Sans" w:cs="Noto Nastaliq Urdu"/>
          <w:kern w:val="0"/>
          <w:lang w:val="en-US" w:eastAsia="en-US" w:bidi="en-US"/>
        </w:rPr>
        <w:t>Is it essential for readers to know that the distribution parameters are set within the parameters file?</w:t>
      </w:r>
    </w:p>
  </w:comment>
  <w:comment w:id="61" w:author="Ian" w:date="2019-04-30T18:25:00Z" w:initials="IW">
    <w:p>
      <w:r>
        <w:rPr>
          <w:rFonts w:ascii="Liberation Serif" w:hAnsi="Liberation Serif" w:eastAsia="Bitstream Vera Sans" w:cs="Noto Nastaliq Urdu"/>
          <w:kern w:val="0"/>
          <w:lang w:val="en-US" w:eastAsia="en-US" w:bidi="en-US"/>
        </w:rPr>
        <w:t>Look up rules for semi-colon usage.</w:t>
      </w:r>
    </w:p>
  </w:comment>
  <w:comment w:id="62" w:author="Unknown Author" w:date="2019-05-06T15:31:58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have; they can be used to separate two potentially stand-alone sentences that have a logical connection; or to separate long items in a list, for disambiguation of reading.</w:t>
      </w:r>
    </w:p>
  </w:comment>
  <w:comment w:id="63" w:author="Ian" w:date="2019-04-30T18:25:00Z" w:initials="IW">
    <w:p>
      <w:r>
        <w:rPr>
          <w:rFonts w:ascii="Liberation Serif" w:hAnsi="Liberation Serif" w:eastAsia="Bitstream Vera Sans" w:cs="Noto Nastaliq Urdu"/>
          <w:kern w:val="0"/>
          <w:lang w:val="en-US" w:eastAsia="en-US" w:bidi="en-US"/>
        </w:rPr>
        <w:t>again, unnecessary wordiness</w:t>
      </w:r>
    </w:p>
  </w:comment>
  <w:comment w:id="64" w:author="Ian" w:date="2019-04-30T18:25:00Z" w:initials="IW">
    <w:p>
      <w:r>
        <w:rPr>
          <w:rFonts w:ascii="Liberation Serif" w:hAnsi="Liberation Serif" w:eastAsia="Bitstream Vera Sans" w:cs="Noto Nastaliq Urdu"/>
          <w:kern w:val="0"/>
          <w:lang w:val="en-US" w:eastAsia="en-US" w:bidi="en-US"/>
        </w:rPr>
        <w:t>quotation marks go outside of other punctuation</w:t>
      </w:r>
    </w:p>
  </w:comment>
  <w:comment w:id="65" w:author="Ian" w:date="2019-04-30T18:25:00Z" w:initials="IW">
    <w:p>
      <w:r>
        <w:rPr>
          <w:rFonts w:ascii="Liberation Serif" w:hAnsi="Liberation Serif" w:eastAsia="Bitstream Vera Sans" w:cs="Noto Nastaliq Urdu"/>
          <w:kern w:val="0"/>
          <w:lang w:val="en-US" w:eastAsia="en-US" w:bidi="en-US"/>
        </w:rPr>
        <w:t>explain what this means</w:t>
      </w:r>
    </w:p>
  </w:comment>
  <w:comment w:id="66" w:author="Unknown Author" w:date="2019-05-11T15:19:07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This isn’t how it works. Individuals aren’t constrained to reproduce only once per turn</w:t>
      </w:r>
    </w:p>
  </w:comment>
  <w:comment w:id="67" w:author="Ian" w:date="2019-04-30T18:25:00Z" w:initials="IW">
    <w:p>
      <w:r>
        <w:rPr>
          <w:rFonts w:ascii="Liberation Serif" w:hAnsi="Liberation Serif" w:eastAsia="Bitstream Vera Sans" w:cs="Noto Nastaliq Urdu"/>
          <w:kern w:val="0"/>
          <w:lang w:val="en-US" w:eastAsia="en-US" w:bidi="en-US"/>
        </w:rPr>
        <w:t>This is unclear.  What is the "pair decision?"</w:t>
      </w:r>
    </w:p>
  </w:comment>
  <w:comment w:id="68" w:author="Ian" w:date="2019-04-30T18:25:00Z" w:initials="IW">
    <w:p>
      <w:r>
        <w:rPr>
          <w:rFonts w:ascii="Liberation Serif" w:hAnsi="Liberation Serif" w:eastAsia="Bitstream Vera Sans" w:cs="Noto Nastaliq Urdu"/>
          <w:kern w:val="0"/>
          <w:lang w:val="en-US" w:eastAsia="en-US" w:bidi="en-US"/>
        </w:rPr>
        <w:t>confusing</w:t>
      </w:r>
    </w:p>
  </w:comment>
  <w:comment w:id="69" w:author="Ian" w:date="2019-04-30T18:25:00Z" w:initials="IW">
    <w:p>
      <w:r>
        <w:rPr>
          <w:rFonts w:ascii="Liberation Serif" w:hAnsi="Liberation Serif" w:eastAsia="Bitstream Vera Sans" w:cs="Noto Nastaliq Urdu"/>
          <w:kern w:val="0"/>
          <w:lang w:val="en-US" w:eastAsia="en-US" w:bidi="en-US"/>
        </w:rPr>
        <w:t>already said this</w:t>
      </w:r>
    </w:p>
  </w:comment>
  <w:comment w:id="70" w:author="Ian" w:date="2019-04-30T18:25:00Z" w:initials="IW">
    <w:p>
      <w:r>
        <w:rPr>
          <w:rFonts w:ascii="Liberation Serif" w:hAnsi="Liberation Serif" w:eastAsia="Bitstream Vera Sans" w:cs="Noto Nastaliq Urdu"/>
          <w:kern w:val="0"/>
          <w:lang w:val="en-US" w:eastAsia="en-US" w:bidi="en-US"/>
        </w:rPr>
        <w:t>How is this different from a logistic growth model?</w:t>
      </w:r>
    </w:p>
  </w:comment>
  <w:comment w:id="71" w:author="Ian" w:date="2019-04-30T18:25:00Z" w:initials="IW">
    <w:p>
      <w:r>
        <w:rPr>
          <w:rFonts w:ascii="Liberation Serif" w:hAnsi="Liberation Serif" w:eastAsia="Bitstream Vera Sans" w:cs="Noto Nastaliq Urdu"/>
          <w:kern w:val="0"/>
          <w:lang w:val="en-US" w:eastAsia="en-US" w:bidi="en-US"/>
        </w:rPr>
        <w:t>From the author guidelines: " Equations must be numbered sequentially, in Arabic numerals in parentheses, on the right-hand side of the page."</w:t>
      </w:r>
    </w:p>
  </w:comment>
  <w:comment w:id="72" w:author="Unknown Author" w:date="2019-05-06T15:35:49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I’m aware, I just hadn’t bothered to figure out how to do this yet (as noted at the top).</w:t>
      </w:r>
    </w:p>
  </w:comment>
  <w:comment w:id="73" w:author="Ian" w:date="2019-04-30T18:25:00Z" w:initials="IW">
    <w:p>
      <w:r>
        <w:rPr>
          <w:rFonts w:ascii="Liberation Serif" w:hAnsi="Liberation Serif" w:eastAsia="Bitstream Vera Sans" w:cs="Noto Nastaliq Urdu"/>
          <w:kern w:val="0"/>
          <w:lang w:val="en-US" w:eastAsia="en-US" w:bidi="en-US"/>
        </w:rPr>
        <w:t>and m?</w:t>
      </w:r>
    </w:p>
  </w:comment>
  <w:comment w:id="74" w:author="Unknown Author" w:date="2019-05-11T15:29:26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Isn’t it obvious that that’s the number of traits?...</w:t>
      </w:r>
    </w:p>
  </w:comment>
  <w:comment w:id="75" w:author="Unknown Author" w:date="2019-05-11T15:41:23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I think of death as an individual-level event and mortality as a population/species-level event, but I suppose that distinction doesn’t matter at all.</w:t>
      </w:r>
    </w:p>
  </w:comment>
  <w:comment w:id="76" w:author="Ian" w:date="2019-04-30T18:25:00Z" w:initials="IW">
    <w:p>
      <w:r>
        <w:rPr>
          <w:rFonts w:ascii="Liberation Serif" w:hAnsi="Liberation Serif" w:eastAsia="Bitstream Vera Sans" w:cs="Noto Nastaliq Urdu"/>
          <w:kern w:val="0"/>
          <w:lang w:val="en-US" w:eastAsia="en-US" w:bidi="en-US"/>
        </w:rPr>
        <w:t>what is cell-area?</w:t>
      </w:r>
    </w:p>
  </w:comment>
  <w:comment w:id="77" w:author="Ian" w:date="2019-04-30T18:25:00Z" w:initials="IW">
    <w:p>
      <w:r>
        <w:rPr>
          <w:rFonts w:ascii="Liberation Serif" w:hAnsi="Liberation Serif" w:eastAsia="Bitstream Vera Sans" w:cs="Noto Nastaliq Urdu"/>
          <w:kern w:val="0"/>
          <w:lang w:val="en-US" w:eastAsia="en-US" w:bidi="en-US"/>
        </w:rPr>
        <w:t>This doesn't seem to belong here.</w:t>
      </w:r>
    </w:p>
  </w:comment>
  <w:comment w:id="78" w:author="Ian" w:date="2019-04-30T18:25:00Z" w:initials="IW">
    <w:p>
      <w:r>
        <w:rPr>
          <w:rFonts w:ascii="Liberation Serif" w:hAnsi="Liberation Serif" w:eastAsia="Bitstream Vera Sans" w:cs="Noto Nastaliq Urdu"/>
          <w:kern w:val="0"/>
          <w:lang w:val="en-US" w:eastAsia="en-US" w:bidi="en-US"/>
        </w:rPr>
        <w:t>It's not clear what this means.</w:t>
      </w:r>
    </w:p>
  </w:comment>
  <w:comment w:id="79" w:author="Ian" w:date="2019-04-30T18:25:00Z" w:initials="IW">
    <w:p>
      <w:r>
        <w:rPr>
          <w:rFonts w:ascii="Liberation Serif" w:hAnsi="Liberation Serif" w:eastAsia="Bitstream Vera Sans" w:cs="Noto Nastaliq Urdu"/>
          <w:kern w:val="0"/>
          <w:lang w:val="en-US" w:eastAsia="en-US" w:bidi="en-US"/>
        </w:rPr>
        <w:t>try not to use double adverbs</w:t>
      </w:r>
    </w:p>
  </w:comment>
  <w:comment w:id="80" w:author="Unknown Author" w:date="2019-05-11T16:21:36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Was missing “and”</w:t>
      </w:r>
    </w:p>
  </w:comment>
  <w:comment w:id="81" w:author="Ian" w:date="2019-04-30T18:25:00Z" w:initials="IW">
    <w:p>
      <w:r>
        <w:rPr>
          <w:rFonts w:ascii="Liberation Serif" w:hAnsi="Liberation Serif" w:eastAsia="Bitstream Vera Sans" w:cs="Noto Nastaliq Urdu"/>
          <w:kern w:val="0"/>
          <w:lang w:val="en-US" w:eastAsia="en-US" w:bidi="en-US"/>
        </w:rPr>
        <w:t>this is too general</w:t>
      </w:r>
    </w:p>
  </w:comment>
  <w:comment w:id="82" w:author="Ian" w:date="2019-04-30T18:25:00Z" w:initials="IW">
    <w:p>
      <w:r>
        <w:rPr>
          <w:rFonts w:ascii="Liberation Serif" w:hAnsi="Liberation Serif" w:eastAsia="Bitstream Vera Sans" w:cs="Noto Nastaliq Urdu"/>
          <w:kern w:val="0"/>
          <w:lang w:val="en-US" w:eastAsia="en-US" w:bidi="en-US"/>
        </w:rPr>
        <w:t>if true, show results</w:t>
      </w:r>
    </w:p>
  </w:comment>
  <w:comment w:id="83" w:author="Ian" w:date="2019-04-30T18:25:00Z" w:initials="IW">
    <w:p>
      <w:r>
        <w:rPr>
          <w:rFonts w:ascii="Liberation Serif" w:hAnsi="Liberation Serif" w:eastAsia="Bitstream Vera Sans" w:cs="Noto Nastaliq Urdu"/>
          <w:kern w:val="0"/>
          <w:lang w:val="en-US" w:eastAsia="en-US" w:bidi="en-US"/>
        </w:rPr>
        <w:t>no hyphen in population genetics or landscape genetics</w:t>
      </w:r>
    </w:p>
  </w:comment>
  <w:comment w:id="84" w:author="Unknown Author" w:date="2019-05-11T16:02:44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believe there can/should be when it’s used as a compound adjective, just as with “set-theoretic”</w:t>
      </w:r>
    </w:p>
  </w:comment>
  <w:comment w:id="85" w:author="Ian" w:date="2019-04-30T18:25:00Z" w:initials="IW">
    <w:p>
      <w:r>
        <w:rPr>
          <w:rFonts w:ascii="Liberation Serif" w:hAnsi="Liberation Serif" w:eastAsia="Bitstream Vera Sans" w:cs="Noto Nastaliq Urdu"/>
          <w:kern w:val="0"/>
          <w:lang w:val="en-US" w:eastAsia="en-US" w:bidi="en-US"/>
        </w:rPr>
        <w:t xml:space="preserve">When I suggested moving these details to the supplements I meant that you still need to include a brief description/summary here.  Otherwise you're basically just asking readers to take your word for it.  You can use the supp mat to </w:t>
      </w:r>
      <w:r>
        <w:rPr>
          <w:rFonts w:ascii="Liberation Serif" w:hAnsi="Liberation Serif" w:eastAsia="Bitstream Vera Sans" w:cs="Noto Nastaliq Urdu"/>
          <w:i/>
          <w:kern w:val="0"/>
          <w:lang w:val="en-US" w:eastAsia="en-US" w:bidi="en-US"/>
        </w:rPr>
        <w:t>supplement</w:t>
      </w:r>
      <w:r>
        <w:rPr>
          <w:rFonts w:ascii="Liberation Serif" w:hAnsi="Liberation Serif" w:eastAsia="Bitstream Vera Sans" w:cs="Noto Nastaliq Urdu"/>
          <w:kern w:val="0"/>
          <w:lang w:val="en-US" w:eastAsia="en-US" w:bidi="en-US"/>
        </w:rPr>
        <w:t xml:space="preserve"> the main text but not totally replace it.</w:t>
      </w:r>
    </w:p>
  </w:comment>
  <w:comment w:id="86" w:author="Unknown Author" w:date="2019-05-11T16:20:39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This makes sense. But it’s frustrating. We discussed this previously and we must have miscommunicated, because I came away surprised that this was all that you thought was necessary. You also didn’t suggest that, but whatever.</w:t>
      </w:r>
    </w:p>
  </w:comment>
  <w:comment w:id="87" w:author="Unknown Author" w:date="2019-05-11T16:26:22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Can we or can we not have two levels of section headers?</w:t>
      </w:r>
    </w:p>
  </w:comment>
  <w:comment w:id="88" w:author="Ian" w:date="2019-04-30T18:25:00Z" w:initials="IW">
    <w:p>
      <w:r>
        <w:rPr>
          <w:rFonts w:ascii="Liberation Serif" w:hAnsi="Liberation Serif" w:eastAsia="Bitstream Vera Sans" w:cs="Noto Nastaliq Urdu"/>
          <w:kern w:val="0"/>
          <w:lang w:val="en-US" w:eastAsia="en-US" w:bidi="en-US"/>
        </w:rPr>
        <w:t>already said this</w:t>
      </w:r>
    </w:p>
  </w:comment>
  <w:comment w:id="89" w:author="Ian" w:date="2019-04-30T18:25:00Z" w:initials="IW">
    <w:p>
      <w:r>
        <w:rPr>
          <w:rFonts w:ascii="Liberation Serif" w:hAnsi="Liberation Serif" w:eastAsia="Bitstream Vera Sans" w:cs="Noto Nastaliq Urdu"/>
          <w:kern w:val="0"/>
          <w:lang w:val="en-US" w:eastAsia="en-US" w:bidi="en-US"/>
        </w:rPr>
        <w:t>this is redundant</w:t>
      </w:r>
    </w:p>
  </w:comment>
  <w:comment w:id="90" w:author="Unknown Author" w:date="2019-05-11T16:23:21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true</w:t>
      </w:r>
    </w:p>
  </w:comment>
  <w:comment w:id="91" w:author="Unknown Author" w:date="2019-05-11T16:49:05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Are you saying here I need no definition of IBD?</w:t>
      </w:r>
    </w:p>
  </w:comment>
  <w:comment w:id="92" w:author="Ian" w:date="2019-04-30T18:25:00Z" w:initials="IW">
    <w:p>
      <w:r>
        <w:rPr>
          <w:rFonts w:ascii="Liberation Serif" w:hAnsi="Liberation Serif" w:eastAsia="Bitstream Vera Sans" w:cs="Noto Nastaliq Urdu"/>
          <w:kern w:val="0"/>
          <w:lang w:val="en-US" w:eastAsia="en-US" w:bidi="en-US"/>
        </w:rPr>
        <w:t>these are two fairly wordy paragraphs to describe two simple patterns that nearly all readers should already be familiar with.</w:t>
      </w:r>
    </w:p>
  </w:comment>
  <w:comment w:id="93" w:author="Ian" w:date="2019-04-30T18:25:00Z" w:initials="IW">
    <w:p>
      <w:r>
        <w:rPr>
          <w:rFonts w:ascii="Liberation Serif" w:hAnsi="Liberation Serif" w:eastAsia="Bitstream Vera Sans" w:cs="Noto Nastaliq Urdu"/>
          <w:kern w:val="0"/>
          <w:lang w:val="en-US" w:eastAsia="en-US" w:bidi="en-US"/>
        </w:rPr>
        <w:t>Is this a test or an application?</w:t>
      </w:r>
    </w:p>
  </w:comment>
  <w:comment w:id="94" w:author="Ian" w:date="2019-04-30T18:25:00Z" w:initials="IW">
    <w:p>
      <w:r>
        <w:rPr>
          <w:rFonts w:ascii="Liberation Serif" w:hAnsi="Liberation Serif" w:eastAsia="Bitstream Vera Sans" w:cs="Noto Nastaliq Urdu"/>
          <w:kern w:val="0"/>
          <w:lang w:val="en-US" w:eastAsia="en-US" w:bidi="en-US"/>
        </w:rPr>
        <w:t>Does it matter if they're first or second?</w:t>
      </w:r>
    </w:p>
  </w:comment>
  <w:comment w:id="95" w:author="Unknown Author" w:date="2019-05-11T16:51:56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can’t tell when your comments are questions that you would like me to reply to and when they’re rhetorical questions trying to point something out.</w:t>
      </w:r>
    </w:p>
  </w:comment>
  <w:comment w:id="96" w:author="Ian" w:date="2019-04-30T18:25:00Z" w:initials="IW">
    <w:p>
      <w:r>
        <w:rPr>
          <w:rFonts w:ascii="Liberation Serif" w:hAnsi="Liberation Serif" w:eastAsia="Bitstream Vera Sans" w:cs="Noto Nastaliq Urdu"/>
          <w:kern w:val="0"/>
          <w:lang w:val="en-US" w:eastAsia="en-US" w:bidi="en-US"/>
        </w:rPr>
        <w:t>be specific and less wordy</w:t>
      </w:r>
    </w:p>
  </w:comment>
  <w:comment w:id="97" w:author="Ian" w:date="2019-04-30T18:25:00Z" w:initials="IW">
    <w:p>
      <w:r>
        <w:rPr>
          <w:rFonts w:ascii="Liberation Serif" w:hAnsi="Liberation Serif" w:eastAsia="Bitstream Vera Sans" w:cs="Noto Nastaliq Urdu"/>
          <w:kern w:val="0"/>
          <w:lang w:val="en-US" w:eastAsia="en-US" w:bidi="en-US"/>
        </w:rPr>
        <w:t>Explain WHY you did something before explaining WHAT you did.</w:t>
      </w:r>
    </w:p>
  </w:comment>
  <w:comment w:id="98" w:author="Ian" w:date="2019-04-30T18:25:00Z" w:initials="IW">
    <w:p>
      <w:r>
        <w:rPr>
          <w:rFonts w:ascii="Liberation Serif" w:hAnsi="Liberation Serif" w:eastAsia="Bitstream Vera Sans" w:cs="Noto Nastaliq Urdu"/>
          <w:kern w:val="0"/>
          <w:lang w:val="en-US" w:eastAsia="en-US" w:bidi="en-US"/>
        </w:rPr>
        <w:t>what kind of genetic distances?</w:t>
      </w:r>
    </w:p>
  </w:comment>
  <w:comment w:id="99" w:author="Ian" w:date="2019-04-30T18:25:00Z" w:initials="IW">
    <w:p>
      <w:r>
        <w:rPr>
          <w:rFonts w:ascii="Liberation Serif" w:hAnsi="Liberation Serif" w:eastAsia="Bitstream Vera Sans" w:cs="Noto Nastaliq Urdu"/>
          <w:kern w:val="0"/>
          <w:lang w:val="en-US" w:eastAsia="en-US" w:bidi="en-US"/>
        </w:rPr>
        <w:t>Lay out expectations first.</w:t>
      </w:r>
    </w:p>
  </w:comment>
  <w:comment w:id="100" w:author="Ian" w:date="2019-04-30T18:25:00Z" w:initials="IW">
    <w:p>
      <w:r>
        <w:rPr>
          <w:rFonts w:ascii="Liberation Serif" w:hAnsi="Liberation Serif" w:eastAsia="Bitstream Vera Sans" w:cs="Noto Nastaliq Urdu"/>
          <w:kern w:val="0"/>
          <w:lang w:val="en-US" w:eastAsia="en-US" w:bidi="en-US"/>
        </w:rPr>
        <w:t>reword</w:t>
      </w:r>
    </w:p>
  </w:comment>
  <w:comment w:id="101" w:author="Ian" w:date="2019-04-30T18:25:00Z" w:initials="IW">
    <w:p>
      <w:r>
        <w:rPr>
          <w:rFonts w:ascii="Liberation Serif" w:hAnsi="Liberation Serif" w:eastAsia="Bitstream Vera Sans" w:cs="Noto Nastaliq Urdu"/>
          <w:kern w:val="0"/>
          <w:lang w:val="en-US" w:eastAsia="en-US" w:bidi="en-US"/>
        </w:rPr>
        <w:t>What is the development of local adaptation?</w:t>
      </w:r>
    </w:p>
  </w:comment>
  <w:comment w:id="102" w:author="Unknown Author" w:date="2019-05-11T17:20:1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Strange. I find this very clear. I’m obviously not far enough away from my own writing/thinking.</w:t>
      </w:r>
    </w:p>
  </w:comment>
  <w:comment w:id="103" w:author="Ian" w:date="2019-04-30T18:25:00Z" w:initials="IW">
    <w:p>
      <w:r>
        <w:rPr>
          <w:rFonts w:ascii="Liberation Serif" w:hAnsi="Liberation Serif" w:eastAsia="Bitstream Vera Sans" w:cs="Noto Nastaliq Urdu"/>
          <w:kern w:val="0"/>
          <w:lang w:val="en-US" w:eastAsia="en-US" w:bidi="en-US"/>
        </w:rPr>
        <w:t>What??? What does this mean?  Explain!!!!!!!</w:t>
      </w:r>
    </w:p>
  </w:comment>
  <w:comment w:id="104" w:author="Unknown Author" w:date="2019-05-11T16:33:31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If these are fairly simple concepts that most readers should know then why does this suddenly need explanation? Or do you just mean I need to include “as evidenced by highly significant positive slopes on a cloglog regression of genetic distance against both geographic (R^2 = blah, p&lt;0.001) and environmental (R^2 = blah, p&lt;0.001) distances.”</w:t>
      </w:r>
    </w:p>
  </w:comment>
  <w:comment w:id="105" w:author="Ian" w:date="2019-04-30T18:25:00Z" w:initials="IW">
    <w:p>
      <w:r>
        <w:rPr>
          <w:rFonts w:ascii="Liberation Serif" w:hAnsi="Liberation Serif" w:eastAsia="Bitstream Vera Sans" w:cs="Noto Nastaliq Urdu"/>
          <w:kern w:val="0"/>
          <w:lang w:val="en-US" w:eastAsia="en-US" w:bidi="en-US"/>
        </w:rPr>
        <w:t>Where are the references??</w:t>
      </w:r>
    </w:p>
  </w:comment>
  <w:comment w:id="106" w:author="Unknown Author" w:date="2019-05-11T16:33:07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Good point.</w:t>
      </w:r>
    </w:p>
  </w:comment>
  <w:comment w:id="107" w:author="Ian" w:date="2019-04-30T18:25:00Z" w:initials="IW">
    <w:p>
      <w:r>
        <w:rPr>
          <w:rFonts w:ascii="Liberation Serif" w:hAnsi="Liberation Serif" w:eastAsia="Bitstream Vera Sans" w:cs="Noto Nastaliq Urdu"/>
          <w:kern w:val="0"/>
          <w:lang w:val="en-US" w:eastAsia="en-US" w:bidi="en-US"/>
        </w:rPr>
        <w:t>This is entirely inadequate.</w:t>
      </w:r>
    </w:p>
  </w:comment>
  <w:comment w:id="108" w:author="Ian" w:date="2019-04-30T18:25:00Z" w:initials="IW">
    <w:p>
      <w:r>
        <w:rPr>
          <w:rFonts w:ascii="Liberation Serif" w:hAnsi="Liberation Serif" w:eastAsia="Bitstream Vera Sans" w:cs="Noto Nastaliq Urdu"/>
          <w:kern w:val="0"/>
          <w:lang w:val="en-US" w:eastAsia="en-US" w:bidi="en-US"/>
        </w:rPr>
        <w:t>Yes, obviously.  You don't have to explain to readers what a scientific paper is.</w:t>
      </w:r>
    </w:p>
  </w:comment>
  <w:comment w:id="109" w:author="Unknown Author" w:date="2019-05-11T18:52:37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True that</w:t>
      </w:r>
    </w:p>
  </w:comment>
  <w:comment w:id="110" w:author="Ian" w:date="2019-04-30T18:25:00Z" w:initials="IW">
    <w:p>
      <w:r>
        <w:rPr>
          <w:rFonts w:ascii="Liberation Serif" w:hAnsi="Liberation Serif" w:eastAsia="Bitstream Vera Sans" w:cs="Noto Nastaliq Urdu"/>
          <w:kern w:val="0"/>
          <w:lang w:val="en-US" w:eastAsia="en-US" w:bidi="en-US"/>
        </w:rPr>
        <w:t>otherwise known as hetergeneous</w:t>
      </w:r>
    </w:p>
  </w:comment>
  <w:comment w:id="111" w:author="Unknown Author" w:date="2019-05-11T16:32:3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Hey! You’re right!</w:t>
      </w:r>
    </w:p>
  </w:comment>
  <w:comment w:id="112" w:author="Ian" w:date="2019-04-30T18:25:00Z" w:initials="IW">
    <w:p>
      <w:r>
        <w:rPr>
          <w:rFonts w:ascii="Liberation Serif" w:hAnsi="Liberation Serif" w:eastAsia="Bitstream Vera Sans" w:cs="Noto Nastaliq Urdu"/>
          <w:kern w:val="0"/>
          <w:lang w:val="en-US" w:eastAsia="en-US" w:bidi="en-US"/>
        </w:rPr>
        <w:t>and for many other reasons, depending where you are in the world</w:t>
      </w:r>
    </w:p>
  </w:comment>
  <w:comment w:id="113" w:author="Unknown Author" w:date="2019-05-11T16:32:05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True. I should say “in montane regions, a common reason for this is...”</w:t>
      </w:r>
    </w:p>
  </w:comment>
  <w:comment w:id="114" w:author="Ian" w:date="2019-04-30T18:25:00Z" w:initials="IW">
    <w:p>
      <w:r>
        <w:rPr>
          <w:rFonts w:ascii="Liberation Serif" w:hAnsi="Liberation Serif" w:eastAsia="Bitstream Vera Sans" w:cs="Noto Nastaliq Urdu"/>
          <w:kern w:val="0"/>
          <w:lang w:val="en-US" w:eastAsia="en-US" w:bidi="en-US"/>
        </w:rPr>
        <w:t>I don't think this is true.  If you want to argue it is, then provide references.</w:t>
      </w:r>
    </w:p>
  </w:comment>
  <w:comment w:id="115" w:author="Unknown Author" w:date="2019-05-11T16:31:45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K.</w:t>
      </w:r>
    </w:p>
  </w:comment>
  <w:comment w:id="116" w:author="Ian" w:date="2019-04-30T18:25:00Z" w:initials="IW">
    <w:p>
      <w:r>
        <w:rPr>
          <w:rFonts w:ascii="Liberation Serif" w:hAnsi="Liberation Serif" w:eastAsia="Bitstream Vera Sans" w:cs="Noto Nastaliq Urdu"/>
          <w:kern w:val="0"/>
          <w:lang w:val="en-US" w:eastAsia="en-US" w:bidi="en-US"/>
        </w:rPr>
        <w:t>Why is there a one sentence paragraph?</w:t>
      </w:r>
    </w:p>
  </w:comment>
  <w:comment w:id="117" w:author="Unknown Author" w:date="2019-05-11T16:31:25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Why is that a problem?</w:t>
      </w:r>
    </w:p>
  </w:comment>
  <w:comment w:id="118" w:author="Ian" w:date="2019-04-30T18:25:00Z" w:initials="IW">
    <w:p>
      <w:r>
        <w:rPr>
          <w:rFonts w:ascii="Liberation Serif" w:hAnsi="Liberation Serif" w:eastAsia="Bitstream Vera Sans" w:cs="Noto Nastaliq Urdu"/>
          <w:kern w:val="0"/>
          <w:lang w:val="en-US" w:eastAsia="en-US" w:bidi="en-US"/>
        </w:rPr>
        <w:t>reformat this</w:t>
      </w:r>
    </w:p>
  </w:comment>
  <w:comment w:id="119" w:author="Unknown Author" w:date="2019-05-11T16:30:38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Yeah, great. Any suggestions on how, or you just want me to guess what you’d prefer? I took this formatting from other sources.</w:t>
      </w:r>
    </w:p>
  </w:comment>
  <w:comment w:id="120" w:author="Ian" w:date="2019-04-30T18:25:00Z" w:initials="IW">
    <w:p>
      <w:r>
        <w:rPr>
          <w:rFonts w:ascii="Liberation Serif" w:hAnsi="Liberation Serif" w:eastAsia="Bitstream Vera Sans" w:cs="Noto Nastaliq Urdu"/>
          <w:kern w:val="0"/>
          <w:lang w:val="en-US" w:eastAsia="en-US" w:bidi="en-US"/>
        </w:rPr>
        <w:t>Avoid lists whenever possible.  You're not writing a protocol.</w:t>
      </w:r>
    </w:p>
  </w:comment>
  <w:comment w:id="121" w:author="Unknown Author" w:date="2019-05-11T16:28:22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don’t get it. This is SO much easier to read and understand than typical scientific writing where serial, methodical, technical things are crammed together into plain blocks of text, without good transitional language, and then the reader is made to do the work of working through it like a puzzle. Plus, this isn’t just a list of “what I did”. It’s an algorithm, which is often written stepwise (though perhaps that’s not true within scientific publications?).</w:t>
      </w:r>
    </w:p>
  </w:comment>
  <w:comment w:id="122" w:author="Ian" w:date="2019-04-30T18:25:00Z" w:initials="IW">
    <w:p>
      <w:r>
        <w:rPr>
          <w:rFonts w:ascii="Liberation Serif" w:hAnsi="Liberation Serif" w:eastAsia="Bitstream Vera Sans" w:cs="Noto Nastaliq Urdu"/>
          <w:kern w:val="0"/>
          <w:lang w:val="en-US" w:eastAsia="en-US" w:bidi="en-US"/>
        </w:rPr>
        <w:t xml:space="preserve">What??  There's standard theory and practice for SDMs? </w:t>
      </w:r>
    </w:p>
  </w:comment>
  <w:comment w:id="123" w:author="Unknown Author" w:date="2019-05-11T16:30:23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Guess not? That was my impression.</w:t>
      </w:r>
    </w:p>
  </w:comment>
  <w:comment w:id="124" w:author="Ian" w:date="2019-04-30T18:25:00Z" w:initials="IW">
    <w:p>
      <w:r>
        <w:rPr>
          <w:rFonts w:ascii="Liberation Serif" w:hAnsi="Liberation Serif" w:eastAsia="Bitstream Vera Sans" w:cs="Noto Nastaliq Urdu"/>
          <w:kern w:val="0"/>
          <w:lang w:val="en-US" w:eastAsia="en-US" w:bidi="en-US"/>
        </w:rPr>
        <w:t>which one is it?</w:t>
      </w:r>
    </w:p>
  </w:comment>
  <w:comment w:id="125" w:author="Unknown Author" w:date="2019-05-11T19:43:18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it’s both. presence/pseudoabsence is the variable.</w:t>
      </w:r>
    </w:p>
  </w:comment>
  <w:comment w:id="126" w:author="Ian" w:date="2019-04-30T18:25:00Z" w:initials="IW">
    <w:p>
      <w:r>
        <w:rPr>
          <w:rFonts w:ascii="Liberation Serif" w:hAnsi="Liberation Serif" w:eastAsia="Bitstream Vera Sans" w:cs="Noto Nastaliq Urdu"/>
          <w:kern w:val="0"/>
          <w:lang w:val="en-US" w:eastAsia="en-US" w:bidi="en-US"/>
        </w:rPr>
        <w:t>I have no idea what this means, so I just deleted it.  That approximates the response I would expect reviewers to have when reading it.</w:t>
      </w:r>
    </w:p>
  </w:comment>
  <w:comment w:id="127" w:author="Unknown Author" w:date="2019-05-11T19:47:28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I don’t understand why this shouldn’t be included. The point of the paper is to show off the package. This could be a simple, useful way to demonstrate the use of the package.</w:t>
      </w:r>
    </w:p>
  </w:comment>
  <w:comment w:id="128" w:author="Ian" w:date="2019-04-30T18:25:00Z" w:initials="IW">
    <w:p>
      <w:r>
        <w:rPr>
          <w:rFonts w:ascii="Liberation Serif" w:hAnsi="Liberation Serif" w:eastAsia="Bitstream Vera Sans" w:cs="Noto Nastaliq Urdu"/>
          <w:kern w:val="0"/>
          <w:lang w:val="en-US" w:eastAsia="en-US" w:bidi="en-US"/>
        </w:rPr>
        <w:t>Describe; don't just list.</w:t>
      </w:r>
    </w:p>
  </w:comment>
  <w:comment w:id="129" w:author="Unknown Author" w:date="2019-05-11T19:48:26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This isn’t a list. It’s sample code. SLiM 2’ paper does this, and was published in MBE.</w:t>
      </w:r>
    </w:p>
  </w:comment>
  <w:comment w:id="130" w:author="Ian" w:date="2019-04-30T18:25:00Z" w:initials="IW">
    <w:p>
      <w:r>
        <w:rPr>
          <w:rFonts w:ascii="Liberation Serif" w:hAnsi="Liberation Serif" w:eastAsia="Bitstream Vera Sans" w:cs="Noto Nastaliq Urdu"/>
          <w:kern w:val="0"/>
          <w:lang w:val="en-US" w:eastAsia="en-US" w:bidi="en-US"/>
        </w:rPr>
        <w:t>Just write "(Supplementary Materials)"</w:t>
      </w:r>
    </w:p>
  </w:comment>
  <w:comment w:id="131" w:author="Unknown Author" w:date="2019-05-11T19:52:23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Why did you delete a previous place where I provided the function used, but not these?</w:t>
      </w:r>
    </w:p>
  </w:comment>
  <w:comment w:id="132" w:author="Ian" w:date="2019-04-30T18:25:00Z" w:initials="IW">
    <w:p>
      <w:r>
        <w:rPr>
          <w:rFonts w:ascii="Liberation Serif" w:hAnsi="Liberation Serif" w:eastAsia="Bitstream Vera Sans" w:cs="Noto Nastaliq Urdu"/>
          <w:kern w:val="0"/>
          <w:lang w:val="en-US" w:eastAsia="en-US" w:bidi="en-US"/>
        </w:rPr>
        <w:t>this is not a word</w:t>
      </w:r>
    </w:p>
  </w:comment>
  <w:comment w:id="133" w:author="Unknown Author" w:date="2019-05-11T19:53:13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I suppose so</w:t>
      </w:r>
    </w:p>
  </w:comment>
  <w:comment w:id="134" w:author="Ian" w:date="2019-04-30T18:25:00Z" w:initials="IW">
    <w:p>
      <w:r>
        <w:rPr>
          <w:rFonts w:ascii="Liberation Serif" w:hAnsi="Liberation Serif" w:eastAsia="Bitstream Vera Sans" w:cs="Noto Nastaliq Urdu"/>
          <w:kern w:val="0"/>
          <w:lang w:val="en-US" w:eastAsia="en-US" w:bidi="en-US"/>
        </w:rPr>
        <w:t>What makes it clear and realistic?  This is qualitative and subjective – does that belong in a scientific paper?</w:t>
      </w:r>
    </w:p>
  </w:comment>
  <w:comment w:id="135" w:author="Unknown Author" w:date="2019-05-11T19:53:26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This is also really frustrating. We talked about this months ago, and this was in previous versions. It would have been nice if you at least hadn’t given me opposite feedback then.</w:t>
      </w:r>
    </w:p>
  </w:comment>
  <w:comment w:id="136" w:author="Ian" w:date="2019-05-02T12:55:00Z" w:initials="IW">
    <w:p>
      <w:r>
        <w:rPr>
          <w:rFonts w:ascii="Liberation Serif" w:hAnsi="Liberation Serif" w:eastAsia="Bitstream Vera Sans" w:cs="Noto Nastaliq Urdu"/>
          <w:kern w:val="0"/>
          <w:lang w:val="en-US" w:eastAsia="en-US" w:bidi="en-US"/>
        </w:rPr>
        <w:t>What's the significance of this?  What was the expectation??</w:t>
      </w:r>
    </w:p>
  </w:comment>
  <w:comment w:id="137" w:author="Ian" w:date="2019-04-30T18:25:00Z" w:initials="IW">
    <w:p>
      <w:r>
        <w:rPr>
          <w:rFonts w:ascii="Liberation Serif" w:hAnsi="Liberation Serif" w:eastAsia="Bitstream Vera Sans" w:cs="Noto Nastaliq Urdu"/>
          <w:kern w:val="0"/>
          <w:lang w:val="en-US" w:eastAsia="en-US" w:bidi="en-US"/>
        </w:rPr>
        <w:t>Yes, this is a good point!</w:t>
      </w:r>
    </w:p>
  </w:comment>
  <w:comment w:id="138" w:author="Unknown Author" w:date="2019-05-11T20:10:46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I can’t at all say this now, after being incapable of running Natalie’s model, which I thought would be doable.</w:t>
      </w:r>
    </w:p>
  </w:comment>
  <w:comment w:id="139" w:author="Ian" w:date="2019-04-30T18:25:00Z" w:initials="IW">
    <w:p>
      <w:r>
        <w:rPr>
          <w:rFonts w:ascii="Liberation Serif" w:hAnsi="Liberation Serif" w:eastAsia="Bitstream Vera Sans" w:cs="Noto Nastaliq Urdu"/>
          <w:kern w:val="0"/>
          <w:lang w:val="en-US" w:eastAsia="en-US" w:bidi="en-US"/>
        </w:rPr>
        <w:t>what does this mean?</w:t>
      </w:r>
    </w:p>
  </w:comment>
  <w:comment w:id="140" w:author="Ian" w:date="2019-04-30T18:25:00Z" w:initials="IW">
    <w:p>
      <w:r>
        <w:rPr>
          <w:rFonts w:ascii="Liberation Serif" w:hAnsi="Liberation Serif" w:eastAsia="Bitstream Vera Sans" w:cs="Noto Nastaliq Urdu"/>
          <w:kern w:val="0"/>
          <w:lang w:val="en-US" w:eastAsia="en-US" w:bidi="en-US"/>
        </w:rPr>
        <w:t xml:space="preserve">It actually wouldn't be. </w:t>
      </w:r>
    </w:p>
  </w:comment>
  <w:comment w:id="141" w:author="Unknown Author" w:date="2019-05-11T20:12:14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Hahaha. Okay. I’d say it would be but whatever.</w:t>
      </w:r>
    </w:p>
  </w:comment>
  <w:comment w:id="142" w:author="Ian" w:date="2019-05-02T12:55:00Z" w:initials="IW">
    <w:p>
      <w:r>
        <w:rPr>
          <w:rFonts w:ascii="Liberation Serif" w:hAnsi="Liberation Serif" w:eastAsia="Bitstream Vera Sans" w:cs="Noto Nastaliq Urdu"/>
          <w:kern w:val="0"/>
          <w:lang w:val="en-US" w:eastAsia="en-US" w:bidi="en-US"/>
        </w:rPr>
        <w:t>Don't just list – explain!</w:t>
      </w:r>
    </w:p>
  </w:comment>
  <w:comment w:id="143" w:author="Unknown Author" w:date="2019-05-11T20:13:45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(05/02/2019, 12:55): "..."</w:t>
      </w:r>
    </w:p>
    <w:p>
      <w:r>
        <w:rPr>
          <w:rFonts w:ascii="Liberation Serif" w:hAnsi="Liberation Serif" w:eastAsia="Bitstream Vera Sans" w:cs="Noto Nastaliq Urdu"/>
          <w:kern w:val="0"/>
          <w:sz w:val="20"/>
          <w:lang w:val="en-US" w:eastAsia="en-US" w:bidi="ar-SA"/>
        </w:rPr>
        <w:t>This is another thing I don’t understand. I find lists nice and easy to read. SLiM 2’s paper uses one.</w:t>
      </w:r>
    </w:p>
  </w:comment>
  <w:comment w:id="144" w:author="Unknown Author" w:date="2019-05-11T20:17:57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Why deleted wholesale? You just don’t think this is needed?</w:t>
      </w:r>
    </w:p>
  </w:comment>
  <w:comment w:id="145" w:author="Unknown Author" w:date="2019-05-11T16:26:57Z" w:initials="">
    <w:p>
      <w:r>
        <w:rPr>
          <w:rFonts w:cs="Tahoma" w:ascii="Times New Roman" w:hAnsi="Times New Roman" w:eastAsia="Lucida Sans Unicode"/>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ar-SA" w:eastAsia="en-US"/>
        </w:rPr>
        <w:t>I am completely confused as to why you deleted this section wholesale, without any explanation or comment. We discussed this section at length previously and you agreed it was a common thing to include at the end of papers and was good to include.</w:t>
      </w:r>
    </w:p>
  </w:comment>
  <w:comment w:id="146" w:author="Ian" w:date="2019-05-01T17:52:00Z" w:initials="IW">
    <w:p>
      <w:r>
        <w:rPr>
          <w:rFonts w:ascii="Liberation Serif" w:hAnsi="Liberation Serif" w:eastAsia="Bitstream Vera Sans" w:cs="Noto Nastaliq Urdu"/>
          <w:kern w:val="0"/>
          <w:lang w:val="en-US" w:eastAsia="en-US" w:bidi="en-US"/>
        </w:rPr>
        <w:t>Read some figure legends to see what the standard form is.</w:t>
      </w:r>
    </w:p>
  </w:comment>
  <w:comment w:id="147" w:author="Unknown Author" w:date="2019-05-11T20:34:15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(05/01/2019, 17:52): "..."</w:t>
      </w:r>
    </w:p>
    <w:p>
      <w:r>
        <w:rPr>
          <w:rFonts w:ascii="Liberation Serif" w:hAnsi="Liberation Serif" w:eastAsia="Bitstream Vera Sans" w:cs="Noto Nastaliq Urdu"/>
          <w:kern w:val="0"/>
          <w:sz w:val="20"/>
          <w:lang w:val="en-US" w:eastAsia="en-US" w:bidi="ar-SA"/>
        </w:rPr>
        <w:t>I have.</w:t>
      </w:r>
    </w:p>
  </w:comment>
  <w:comment w:id="148" w:author="Ian" w:date="2019-04-30T18:25:00Z" w:initials="IW">
    <w:p>
      <w:r>
        <w:rPr>
          <w:rFonts w:ascii="Liberation Serif" w:hAnsi="Liberation Serif" w:eastAsia="Bitstream Vera Sans" w:cs="Noto Nastaliq Urdu"/>
          <w:kern w:val="0"/>
          <w:lang w:val="en-US" w:eastAsia="en-US" w:bidi="en-US"/>
        </w:rPr>
        <w:t>Not sure if you're using a template for the references, but this is not the correct format.  Shouldn't be parentheses around years, and journals should be italicized.</w:t>
      </w:r>
    </w:p>
  </w:comment>
  <w:comment w:id="149" w:author="Unknown Author" w:date="2019-05-11T20:35:55Z" w:initials="">
    <w:p>
      <w:r>
        <w:rPr>
          <w:rFonts w:cs="Tahoma" w:ascii="Times New Roman" w:hAnsi="Times New Roman" w:eastAsia="Lucida Sans Unicode"/>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ar-SA" w:eastAsia="en-US"/>
        </w:rPr>
        <w:t>Reply to Ian (04/30/2019, 18:25): "..."</w:t>
      </w:r>
    </w:p>
    <w:p>
      <w:r>
        <w:rPr>
          <w:rFonts w:ascii="Liberation Serif" w:hAnsi="Liberation Serif" w:eastAsia="Bitstream Vera Sans" w:cs="Noto Nastaliq Urdu"/>
          <w:kern w:val="0"/>
          <w:sz w:val="20"/>
          <w:lang w:val="en-US" w:eastAsia="en-US" w:bidi="ar-SA"/>
        </w:rPr>
        <w:t>Good to know. Hadn’t bothered to do this yet.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StarSymbol">
    <w:altName w:val="Arial Unicode MS"/>
    <w:charset w:val="01"/>
    <w:family w:val="roman"/>
    <w:pitch w:val="variable"/>
  </w:font>
  <w:font w:name="Tahom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42</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sz w:val="18"/>
        <w:b/>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7f0c"/>
    <w:pPr>
      <w:widowControl w:val="false"/>
      <w:bidi w:val="0"/>
      <w:jc w:val="left"/>
    </w:pPr>
    <w:rPr>
      <w:rFonts w:ascii="Times New Roman" w:hAnsi="Times New Roman" w:eastAsia="Lucida Sans Unicode" w:cs="Tahoma"/>
      <w:color w:val="auto"/>
      <w:kern w:val="2"/>
      <w:sz w:val="24"/>
      <w:szCs w:val="24"/>
      <w:lang w:val="en-US" w:eastAsia="en-US" w:bidi="ar-SA"/>
    </w:rPr>
  </w:style>
  <w:style w:type="paragraph" w:styleId="Heading1">
    <w:name w:val="Heading 1"/>
    <w:basedOn w:val="Heading"/>
    <w:next w:val="TextBody"/>
    <w:qFormat/>
    <w:rsid w:val="00fc7f0c"/>
    <w:pPr>
      <w:numPr>
        <w:ilvl w:val="0"/>
        <w:numId w:val="1"/>
      </w:numPr>
      <w:outlineLvl w:val="0"/>
    </w:pPr>
    <w:rPr>
      <w:b/>
      <w:bCs/>
      <w:sz w:val="32"/>
      <w:szCs w:val="32"/>
    </w:rPr>
  </w:style>
  <w:style w:type="paragraph" w:styleId="Heading2">
    <w:name w:val="Heading 2"/>
    <w:basedOn w:val="Heading"/>
    <w:next w:val="TextBody"/>
    <w:qFormat/>
    <w:rsid w:val="00fc7f0c"/>
    <w:pPr>
      <w:numPr>
        <w:ilvl w:val="1"/>
        <w:numId w:val="1"/>
      </w:numPr>
      <w:outlineLvl w:val="1"/>
    </w:pPr>
    <w:rPr>
      <w:b/>
      <w:bCs/>
      <w:i/>
      <w:iCs/>
    </w:rPr>
  </w:style>
  <w:style w:type="paragraph" w:styleId="Heading3">
    <w:name w:val="Heading 3"/>
    <w:basedOn w:val="Heading"/>
    <w:next w:val="TextBody"/>
    <w:qFormat/>
    <w:rsid w:val="00fc7f0c"/>
    <w:pPr>
      <w:numPr>
        <w:ilvl w:val="2"/>
        <w:numId w:val="1"/>
      </w:numPr>
      <w:outlineLvl w:val="2"/>
    </w:pPr>
    <w:rPr>
      <w:b/>
      <w:bCs/>
    </w:rPr>
  </w:style>
  <w:style w:type="paragraph" w:styleId="Heading4">
    <w:name w:val="Heading 4"/>
    <w:basedOn w:val="Heading"/>
    <w:next w:val="TextBody"/>
    <w:qFormat/>
    <w:rsid w:val="00fc7f0c"/>
    <w:pPr>
      <w:numPr>
        <w:ilvl w:val="3"/>
        <w:numId w:val="1"/>
      </w:numPr>
      <w:outlineLvl w:val="3"/>
    </w:pPr>
    <w:rPr>
      <w:b/>
      <w:bCs/>
      <w:i/>
      <w:iCs/>
      <w:sz w:val="24"/>
      <w:szCs w:val="24"/>
    </w:rPr>
  </w:style>
  <w:style w:type="paragraph" w:styleId="Heading5">
    <w:name w:val="Heading 5"/>
    <w:basedOn w:val="Heading"/>
    <w:next w:val="TextBody"/>
    <w:qFormat/>
    <w:rsid w:val="00fc7f0c"/>
    <w:pPr>
      <w:numPr>
        <w:ilvl w:val="4"/>
        <w:numId w:val="1"/>
      </w:numPr>
      <w:outlineLvl w:val="4"/>
    </w:pPr>
    <w:rPr>
      <w:b/>
      <w:bCs/>
      <w:sz w:val="24"/>
      <w:szCs w:val="24"/>
    </w:rPr>
  </w:style>
  <w:style w:type="paragraph" w:styleId="Heading6">
    <w:name w:val="Heading 6"/>
    <w:basedOn w:val="Heading"/>
    <w:next w:val="TextBody"/>
    <w:qFormat/>
    <w:rsid w:val="00fc7f0c"/>
    <w:pPr>
      <w:numPr>
        <w:ilvl w:val="5"/>
        <w:numId w:val="1"/>
      </w:numPr>
      <w:outlineLvl w:val="5"/>
    </w:pPr>
    <w:rPr>
      <w:b/>
      <w:bCs/>
      <w:sz w:val="21"/>
      <w:szCs w:val="21"/>
    </w:rPr>
  </w:style>
  <w:style w:type="character" w:styleId="DefaultParagraphFont" w:default="1">
    <w:name w:val="Default Paragraph Font"/>
    <w:uiPriority w:val="1"/>
    <w:semiHidden/>
    <w:unhideWhenUsed/>
    <w:qFormat/>
    <w:rPr/>
  </w:style>
  <w:style w:type="character" w:styleId="SourceText" w:customStyle="1">
    <w:name w:val="Source_Text"/>
    <w:qFormat/>
    <w:rsid w:val="00fc7f0c"/>
    <w:rPr>
      <w:rFonts w:ascii="Courier New" w:hAnsi="Courier New" w:eastAsia="Courier New" w:cs="Courier New"/>
      <w:sz w:val="20"/>
      <w:szCs w:val="20"/>
    </w:rPr>
  </w:style>
  <w:style w:type="character" w:styleId="NumberingSymbols" w:customStyle="1">
    <w:name w:val="Numbering Symbols"/>
    <w:qFormat/>
    <w:rsid w:val="00fc7f0c"/>
    <w:rPr/>
  </w:style>
  <w:style w:type="character" w:styleId="Bullets" w:customStyle="1">
    <w:name w:val="Bullets"/>
    <w:qFormat/>
    <w:rsid w:val="00fc7f0c"/>
    <w:rPr>
      <w:rFonts w:ascii="StarSymbol" w:hAnsi="StarSymbol" w:eastAsia="StarSymbol" w:cs="StarSymbol"/>
      <w:sz w:val="18"/>
      <w:szCs w:val="18"/>
    </w:rPr>
  </w:style>
  <w:style w:type="character" w:styleId="Emphasis">
    <w:name w:val="Emphasis"/>
    <w:qFormat/>
    <w:rsid w:val="00fc7f0c"/>
    <w:rPr>
      <w:i/>
      <w:iCs/>
    </w:rPr>
  </w:style>
  <w:style w:type="character" w:styleId="StrongEmphasis" w:customStyle="1">
    <w:name w:val="Strong Emphasis"/>
    <w:qFormat/>
    <w:rsid w:val="00fc7f0c"/>
    <w:rPr>
      <w:b/>
      <w:bCs/>
    </w:rPr>
  </w:style>
  <w:style w:type="character" w:styleId="Strikeout" w:customStyle="1">
    <w:name w:val="Strikeout"/>
    <w:qFormat/>
    <w:rsid w:val="00fc7f0c"/>
    <w:rPr>
      <w:strike/>
    </w:rPr>
  </w:style>
  <w:style w:type="character" w:styleId="Superscript" w:customStyle="1">
    <w:name w:val="Superscript"/>
    <w:qFormat/>
    <w:rsid w:val="00fc7f0c"/>
    <w:rPr>
      <w:vertAlign w:val="superscript"/>
    </w:rPr>
  </w:style>
  <w:style w:type="character" w:styleId="Subscript" w:customStyle="1">
    <w:name w:val="Subscript"/>
    <w:qFormat/>
    <w:rsid w:val="00fc7f0c"/>
    <w:rPr>
      <w:vertAlign w:val="subscript"/>
    </w:rPr>
  </w:style>
  <w:style w:type="character" w:styleId="Quotation" w:customStyle="1">
    <w:name w:val="Quotation"/>
    <w:qFormat/>
    <w:rsid w:val="00fc7f0c"/>
    <w:rPr>
      <w:i/>
      <w:iCs/>
    </w:rPr>
  </w:style>
  <w:style w:type="character" w:styleId="Teletype" w:customStyle="1">
    <w:name w:val="Teletype"/>
    <w:qFormat/>
    <w:rsid w:val="00fc7f0c"/>
    <w:rPr>
      <w:rFonts w:ascii="Courier New" w:hAnsi="Courier New" w:eastAsia="Courier New" w:cs="Courier New"/>
    </w:rPr>
  </w:style>
  <w:style w:type="character" w:styleId="InternetLink" w:customStyle="1">
    <w:name w:val="Internet Link"/>
    <w:rsid w:val="00fc7f0c"/>
    <w:rPr>
      <w:color w:val="000080"/>
      <w:u w:val="single"/>
    </w:rPr>
  </w:style>
  <w:style w:type="character" w:styleId="FootnoteCharacters" w:customStyle="1">
    <w:name w:val="Footnote Characters"/>
    <w:qFormat/>
    <w:rsid w:val="00fc7f0c"/>
    <w:rPr/>
  </w:style>
  <w:style w:type="character" w:styleId="FootnoteAnchor" w:customStyle="1">
    <w:name w:val="Footnote Anchor"/>
    <w:rsid w:val="00fc7f0c"/>
    <w:rPr>
      <w:vertAlign w:val="superscript"/>
    </w:rPr>
  </w:style>
  <w:style w:type="character" w:styleId="Definition" w:customStyle="1">
    <w:name w:val="Definition"/>
    <w:qFormat/>
    <w:rsid w:val="00fc7f0c"/>
    <w:rPr/>
  </w:style>
  <w:style w:type="character" w:styleId="VisitedInternetLink" w:customStyle="1">
    <w:name w:val="Visited Internet Link"/>
    <w:rsid w:val="00fc7f0c"/>
    <w:rPr>
      <w:color w:val="800000"/>
      <w:u w:val="single"/>
    </w:rPr>
  </w:style>
  <w:style w:type="character" w:styleId="Linenumber">
    <w:name w:val="line number"/>
    <w:basedOn w:val="DefaultParagraphFont"/>
    <w:uiPriority w:val="99"/>
    <w:semiHidden/>
    <w:unhideWhenUsed/>
    <w:qFormat/>
    <w:rsid w:val="005e5007"/>
    <w:rPr/>
  </w:style>
  <w:style w:type="character" w:styleId="BalloonTextChar" w:customStyle="1">
    <w:name w:val="Balloon Text Char"/>
    <w:basedOn w:val="DefaultParagraphFont"/>
    <w:link w:val="BalloonText"/>
    <w:uiPriority w:val="99"/>
    <w:semiHidden/>
    <w:qFormat/>
    <w:rsid w:val="005e5007"/>
    <w:rPr>
      <w:rFonts w:ascii="Tahoma" w:hAnsi="Tahoma"/>
      <w:sz w:val="16"/>
      <w:szCs w:val="16"/>
    </w:rPr>
  </w:style>
  <w:style w:type="character" w:styleId="Annotationreference">
    <w:name w:val="annotation reference"/>
    <w:basedOn w:val="DefaultParagraphFont"/>
    <w:uiPriority w:val="99"/>
    <w:semiHidden/>
    <w:unhideWhenUsed/>
    <w:qFormat/>
    <w:rsid w:val="00b40a79"/>
    <w:rPr>
      <w:sz w:val="16"/>
      <w:szCs w:val="16"/>
    </w:rPr>
  </w:style>
  <w:style w:type="character" w:styleId="CommentTextChar" w:customStyle="1">
    <w:name w:val="Comment Text Char"/>
    <w:basedOn w:val="DefaultParagraphFont"/>
    <w:link w:val="CommentText"/>
    <w:uiPriority w:val="99"/>
    <w:semiHidden/>
    <w:qFormat/>
    <w:rsid w:val="00b40a79"/>
    <w:rPr>
      <w:sz w:val="20"/>
      <w:szCs w:val="20"/>
    </w:rPr>
  </w:style>
  <w:style w:type="character" w:styleId="CommentSubjectChar" w:customStyle="1">
    <w:name w:val="Comment Subject Char"/>
    <w:basedOn w:val="CommentTextChar"/>
    <w:link w:val="CommentSubject"/>
    <w:uiPriority w:val="99"/>
    <w:semiHidden/>
    <w:qFormat/>
    <w:rsid w:val="00b40a79"/>
    <w:rPr>
      <w:b/>
      <w:bCs/>
    </w:rPr>
  </w:style>
  <w:style w:type="character" w:styleId="HeaderChar" w:customStyle="1">
    <w:name w:val="Header Char"/>
    <w:basedOn w:val="DefaultParagraphFont"/>
    <w:link w:val="Header"/>
    <w:uiPriority w:val="99"/>
    <w:semiHidden/>
    <w:qFormat/>
    <w:rsid w:val="00cf3a37"/>
    <w:rPr/>
  </w:style>
  <w:style w:type="character" w:styleId="ListLabel1">
    <w:name w:val="ListLabel 1"/>
    <w:qFormat/>
    <w:rPr>
      <w:rFonts w:cs="StarSymbol"/>
      <w:b/>
      <w:sz w:val="18"/>
      <w:szCs w:val="18"/>
    </w:rPr>
  </w:style>
  <w:style w:type="character" w:styleId="ListLabel2">
    <w:name w:val="ListLabel 2"/>
    <w:qFormat/>
    <w:rPr>
      <w:rFonts w:cs="StarSymbol"/>
      <w:sz w:val="18"/>
      <w:szCs w:val="18"/>
    </w:rPr>
  </w:style>
  <w:style w:type="character" w:styleId="ListLabel3">
    <w:name w:val="ListLabel 3"/>
    <w:qFormat/>
    <w:rPr>
      <w:rFonts w:cs="StarSymbol"/>
      <w:sz w:val="18"/>
      <w:szCs w:val="18"/>
    </w:rPr>
  </w:style>
  <w:style w:type="character" w:styleId="ListLabel4">
    <w:name w:val="ListLabel 4"/>
    <w:qFormat/>
    <w:rPr>
      <w:rFonts w:cs="StarSymbol"/>
      <w:sz w:val="18"/>
      <w:szCs w:val="18"/>
    </w:rPr>
  </w:style>
  <w:style w:type="character" w:styleId="ListLabel5">
    <w:name w:val="ListLabel 5"/>
    <w:qFormat/>
    <w:rPr>
      <w:rFonts w:cs="StarSymbol"/>
      <w:sz w:val="18"/>
      <w:szCs w:val="18"/>
    </w:rPr>
  </w:style>
  <w:style w:type="character" w:styleId="ListLabel6">
    <w:name w:val="ListLabel 6"/>
    <w:qFormat/>
    <w:rPr>
      <w:rFonts w:cs="StarSymbol"/>
      <w:sz w:val="18"/>
      <w:szCs w:val="18"/>
    </w:rPr>
  </w:style>
  <w:style w:type="character" w:styleId="ListLabel7">
    <w:name w:val="ListLabel 7"/>
    <w:qFormat/>
    <w:rPr>
      <w:rFonts w:cs="StarSymbol"/>
      <w:sz w:val="18"/>
      <w:szCs w:val="18"/>
    </w:rPr>
  </w:style>
  <w:style w:type="character" w:styleId="ListLabel8">
    <w:name w:val="ListLabel 8"/>
    <w:qFormat/>
    <w:rPr>
      <w:rFonts w:cs="StarSymbol"/>
      <w:sz w:val="18"/>
      <w:szCs w:val="18"/>
    </w:rPr>
  </w:style>
  <w:style w:type="character" w:styleId="ListLabel9">
    <w:name w:val="ListLabel 9"/>
    <w:qFormat/>
    <w:rPr>
      <w:rFonts w:cs="StarSymbol"/>
      <w:sz w:val="18"/>
      <w:szCs w:val="18"/>
    </w:rPr>
  </w:style>
  <w:style w:type="character" w:styleId="ListLabel10">
    <w:name w:val="ListLabel 10"/>
    <w:qFormat/>
    <w:rPr>
      <w:rFonts w:cs="Times New Roman"/>
    </w:rPr>
  </w:style>
  <w:style w:type="character" w:styleId="ListLabel11">
    <w:name w:val="ListLabel 11"/>
    <w:qFormat/>
    <w:rPr>
      <w:rFonts w:cs="Times New Roman"/>
      <w:highlight w:val="yellow"/>
    </w:rPr>
  </w:style>
  <w:style w:type="character" w:styleId="LineNumbering">
    <w:name w:val="Line Numbering"/>
    <w:rPr/>
  </w:style>
  <w:style w:type="character" w:styleId="ListLabel12">
    <w:name w:val="ListLabel 12"/>
    <w:qFormat/>
    <w:rPr>
      <w:rFonts w:cs="StarSymbol"/>
      <w:b/>
      <w:sz w:val="18"/>
      <w:szCs w:val="18"/>
    </w:rPr>
  </w:style>
  <w:style w:type="character" w:styleId="ListLabel13">
    <w:name w:val="ListLabel 13"/>
    <w:qFormat/>
    <w:rPr>
      <w:rFonts w:cs="StarSymbol"/>
      <w:sz w:val="18"/>
      <w:szCs w:val="18"/>
    </w:rPr>
  </w:style>
  <w:style w:type="character" w:styleId="ListLabel14">
    <w:name w:val="ListLabel 14"/>
    <w:qFormat/>
    <w:rPr>
      <w:rFonts w:cs="StarSymbol"/>
      <w:sz w:val="18"/>
      <w:szCs w:val="18"/>
    </w:rPr>
  </w:style>
  <w:style w:type="character" w:styleId="ListLabel15">
    <w:name w:val="ListLabel 15"/>
    <w:qFormat/>
    <w:rPr>
      <w:rFonts w:cs="StarSymbol"/>
      <w:sz w:val="18"/>
      <w:szCs w:val="18"/>
    </w:rPr>
  </w:style>
  <w:style w:type="character" w:styleId="ListLabel16">
    <w:name w:val="ListLabel 16"/>
    <w:qFormat/>
    <w:rPr>
      <w:rFonts w:cs="StarSymbol"/>
      <w:sz w:val="18"/>
      <w:szCs w:val="18"/>
    </w:rPr>
  </w:style>
  <w:style w:type="character" w:styleId="ListLabel17">
    <w:name w:val="ListLabel 17"/>
    <w:qFormat/>
    <w:rPr>
      <w:rFonts w:cs="StarSymbol"/>
      <w:sz w:val="18"/>
      <w:szCs w:val="18"/>
    </w:rPr>
  </w:style>
  <w:style w:type="character" w:styleId="ListLabel18">
    <w:name w:val="ListLabel 18"/>
    <w:qFormat/>
    <w:rPr>
      <w:rFonts w:cs="StarSymbol"/>
      <w:sz w:val="18"/>
      <w:szCs w:val="18"/>
    </w:rPr>
  </w:style>
  <w:style w:type="character" w:styleId="ListLabel19">
    <w:name w:val="ListLabel 19"/>
    <w:qFormat/>
    <w:rPr>
      <w:rFonts w:cs="StarSymbol"/>
      <w:sz w:val="18"/>
      <w:szCs w:val="18"/>
    </w:rPr>
  </w:style>
  <w:style w:type="character" w:styleId="ListLabel20">
    <w:name w:val="ListLabel 20"/>
    <w:qFormat/>
    <w:rPr>
      <w:rFonts w:cs="StarSymbol"/>
      <w:sz w:val="18"/>
      <w:szCs w:val="18"/>
    </w:rPr>
  </w:style>
  <w:style w:type="character" w:styleId="ListLabel21">
    <w:name w:val="ListLabel 21"/>
    <w:qFormat/>
    <w:rPr>
      <w:rFonts w:cs="Times New Roman"/>
    </w:rPr>
  </w:style>
  <w:style w:type="character" w:styleId="ListLabel22">
    <w:name w:val="ListLabel 22"/>
    <w:qFormat/>
    <w:rPr>
      <w:rFonts w:cs="Times New Roman"/>
      <w:highlight w:val="yellow"/>
    </w:rPr>
  </w:style>
  <w:style w:type="character" w:styleId="ListLabel23">
    <w:name w:val="ListLabel 23"/>
    <w:qFormat/>
    <w:rPr>
      <w:rFonts w:cs="StarSymbol"/>
      <w:b/>
      <w:sz w:val="18"/>
      <w:szCs w:val="18"/>
    </w:rPr>
  </w:style>
  <w:style w:type="character" w:styleId="ListLabel24">
    <w:name w:val="ListLabel 24"/>
    <w:qFormat/>
    <w:rPr>
      <w:rFonts w:cs="StarSymbol"/>
      <w:sz w:val="18"/>
      <w:szCs w:val="18"/>
    </w:rPr>
  </w:style>
  <w:style w:type="character" w:styleId="ListLabel25">
    <w:name w:val="ListLabel 25"/>
    <w:qFormat/>
    <w:rPr>
      <w:rFonts w:cs="StarSymbol"/>
      <w:sz w:val="18"/>
      <w:szCs w:val="18"/>
    </w:rPr>
  </w:style>
  <w:style w:type="character" w:styleId="ListLabel26">
    <w:name w:val="ListLabel 26"/>
    <w:qFormat/>
    <w:rPr>
      <w:rFonts w:cs="StarSymbol"/>
      <w:sz w:val="18"/>
      <w:szCs w:val="18"/>
    </w:rPr>
  </w:style>
  <w:style w:type="character" w:styleId="ListLabel27">
    <w:name w:val="ListLabel 27"/>
    <w:qFormat/>
    <w:rPr>
      <w:rFonts w:cs="StarSymbol"/>
      <w:sz w:val="18"/>
      <w:szCs w:val="18"/>
    </w:rPr>
  </w:style>
  <w:style w:type="character" w:styleId="ListLabel28">
    <w:name w:val="ListLabel 28"/>
    <w:qFormat/>
    <w:rPr>
      <w:rFonts w:cs="StarSymbol"/>
      <w:sz w:val="18"/>
      <w:szCs w:val="18"/>
    </w:rPr>
  </w:style>
  <w:style w:type="character" w:styleId="ListLabel29">
    <w:name w:val="ListLabel 29"/>
    <w:qFormat/>
    <w:rPr>
      <w:rFonts w:cs="StarSymbol"/>
      <w:sz w:val="18"/>
      <w:szCs w:val="18"/>
    </w:rPr>
  </w:style>
  <w:style w:type="character" w:styleId="ListLabel30">
    <w:name w:val="ListLabel 30"/>
    <w:qFormat/>
    <w:rPr>
      <w:rFonts w:cs="StarSymbol"/>
      <w:sz w:val="18"/>
      <w:szCs w:val="18"/>
    </w:rPr>
  </w:style>
  <w:style w:type="character" w:styleId="ListLabel31">
    <w:name w:val="ListLabel 31"/>
    <w:qFormat/>
    <w:rPr>
      <w:rFonts w:cs="StarSymbol"/>
      <w:sz w:val="18"/>
      <w:szCs w:val="18"/>
    </w:rPr>
  </w:style>
  <w:style w:type="character" w:styleId="ListLabel32">
    <w:name w:val="ListLabel 32"/>
    <w:qFormat/>
    <w:rPr>
      <w:rFonts w:cs="Times New Roman"/>
    </w:rPr>
  </w:style>
  <w:style w:type="character" w:styleId="ListLabel33">
    <w:name w:val="ListLabel 33"/>
    <w:qFormat/>
    <w:rPr>
      <w:rFonts w:cs="Times New Roman"/>
      <w:highlight w:val="yellow"/>
    </w:rPr>
  </w:style>
  <w:style w:type="character" w:styleId="ListLabel34">
    <w:name w:val="ListLabel 34"/>
    <w:qFormat/>
    <w:rPr>
      <w:rFonts w:cs="StarSymbol"/>
      <w:b/>
      <w:sz w:val="18"/>
      <w:szCs w:val="18"/>
    </w:rPr>
  </w:style>
  <w:style w:type="character" w:styleId="ListLabel35">
    <w:name w:val="ListLabel 35"/>
    <w:qFormat/>
    <w:rPr>
      <w:rFonts w:cs="StarSymbol"/>
      <w:sz w:val="18"/>
      <w:szCs w:val="18"/>
    </w:rPr>
  </w:style>
  <w:style w:type="character" w:styleId="ListLabel36">
    <w:name w:val="ListLabel 36"/>
    <w:qFormat/>
    <w:rPr>
      <w:rFonts w:cs="StarSymbol"/>
      <w:sz w:val="18"/>
      <w:szCs w:val="18"/>
    </w:rPr>
  </w:style>
  <w:style w:type="character" w:styleId="ListLabel37">
    <w:name w:val="ListLabel 37"/>
    <w:qFormat/>
    <w:rPr>
      <w:rFonts w:cs="StarSymbol"/>
      <w:sz w:val="18"/>
      <w:szCs w:val="18"/>
    </w:rPr>
  </w:style>
  <w:style w:type="character" w:styleId="ListLabel38">
    <w:name w:val="ListLabel 38"/>
    <w:qFormat/>
    <w:rPr>
      <w:rFonts w:cs="StarSymbol"/>
      <w:sz w:val="18"/>
      <w:szCs w:val="18"/>
    </w:rPr>
  </w:style>
  <w:style w:type="character" w:styleId="ListLabel39">
    <w:name w:val="ListLabel 39"/>
    <w:qFormat/>
    <w:rPr>
      <w:rFonts w:cs="StarSymbol"/>
      <w:sz w:val="18"/>
      <w:szCs w:val="18"/>
    </w:rPr>
  </w:style>
  <w:style w:type="character" w:styleId="ListLabel40">
    <w:name w:val="ListLabel 40"/>
    <w:qFormat/>
    <w:rPr>
      <w:rFonts w:cs="StarSymbol"/>
      <w:sz w:val="18"/>
      <w:szCs w:val="18"/>
    </w:rPr>
  </w:style>
  <w:style w:type="character" w:styleId="ListLabel41">
    <w:name w:val="ListLabel 41"/>
    <w:qFormat/>
    <w:rPr>
      <w:rFonts w:cs="StarSymbol"/>
      <w:sz w:val="18"/>
      <w:szCs w:val="18"/>
    </w:rPr>
  </w:style>
  <w:style w:type="character" w:styleId="ListLabel42">
    <w:name w:val="ListLabel 42"/>
    <w:qFormat/>
    <w:rPr>
      <w:rFonts w:cs="StarSymbol"/>
      <w:sz w:val="18"/>
      <w:szCs w:val="18"/>
    </w:rPr>
  </w:style>
  <w:style w:type="character" w:styleId="ListLabel43">
    <w:name w:val="ListLabel 43"/>
    <w:qFormat/>
    <w:rPr>
      <w:rFonts w:cs="Times New Roman"/>
    </w:rPr>
  </w:style>
  <w:style w:type="character" w:styleId="ListLabel44">
    <w:name w:val="ListLabel 44"/>
    <w:qFormat/>
    <w:rPr>
      <w:rFonts w:cs="Times New Roman"/>
      <w:highlight w:val="yellow"/>
    </w:rPr>
  </w:style>
  <w:style w:type="character" w:styleId="ListLabel45">
    <w:name w:val="ListLabel 45"/>
    <w:qFormat/>
    <w:rPr>
      <w:rFonts w:cs="StarSymbol"/>
      <w:b/>
      <w:sz w:val="18"/>
      <w:szCs w:val="18"/>
    </w:rPr>
  </w:style>
  <w:style w:type="character" w:styleId="ListLabel46">
    <w:name w:val="ListLabel 46"/>
    <w:qFormat/>
    <w:rPr>
      <w:rFonts w:cs="StarSymbol"/>
      <w:sz w:val="18"/>
      <w:szCs w:val="18"/>
    </w:rPr>
  </w:style>
  <w:style w:type="character" w:styleId="ListLabel47">
    <w:name w:val="ListLabel 47"/>
    <w:qFormat/>
    <w:rPr>
      <w:rFonts w:cs="StarSymbol"/>
      <w:sz w:val="18"/>
      <w:szCs w:val="18"/>
    </w:rPr>
  </w:style>
  <w:style w:type="character" w:styleId="ListLabel48">
    <w:name w:val="ListLabel 48"/>
    <w:qFormat/>
    <w:rPr>
      <w:rFonts w:cs="StarSymbol"/>
      <w:sz w:val="18"/>
      <w:szCs w:val="18"/>
    </w:rPr>
  </w:style>
  <w:style w:type="character" w:styleId="ListLabel49">
    <w:name w:val="ListLabel 49"/>
    <w:qFormat/>
    <w:rPr>
      <w:rFonts w:cs="StarSymbol"/>
      <w:sz w:val="18"/>
      <w:szCs w:val="18"/>
    </w:rPr>
  </w:style>
  <w:style w:type="character" w:styleId="ListLabel50">
    <w:name w:val="ListLabel 50"/>
    <w:qFormat/>
    <w:rPr>
      <w:rFonts w:cs="StarSymbol"/>
      <w:sz w:val="18"/>
      <w:szCs w:val="18"/>
    </w:rPr>
  </w:style>
  <w:style w:type="character" w:styleId="ListLabel51">
    <w:name w:val="ListLabel 51"/>
    <w:qFormat/>
    <w:rPr>
      <w:rFonts w:cs="StarSymbol"/>
      <w:sz w:val="18"/>
      <w:szCs w:val="18"/>
    </w:rPr>
  </w:style>
  <w:style w:type="character" w:styleId="ListLabel52">
    <w:name w:val="ListLabel 52"/>
    <w:qFormat/>
    <w:rPr>
      <w:rFonts w:cs="StarSymbol"/>
      <w:sz w:val="18"/>
      <w:szCs w:val="18"/>
    </w:rPr>
  </w:style>
  <w:style w:type="character" w:styleId="ListLabel53">
    <w:name w:val="ListLabel 53"/>
    <w:qFormat/>
    <w:rPr>
      <w:rFonts w:cs="StarSymbol"/>
      <w:sz w:val="18"/>
      <w:szCs w:val="18"/>
    </w:rPr>
  </w:style>
  <w:style w:type="character" w:styleId="ListLabel54">
    <w:name w:val="ListLabel 54"/>
    <w:qFormat/>
    <w:rPr>
      <w:rFonts w:cs="Times New Roman"/>
    </w:rPr>
  </w:style>
  <w:style w:type="character" w:styleId="ListLabel55">
    <w:name w:val="ListLabel 55"/>
    <w:qFormat/>
    <w:rPr>
      <w:rFonts w:cs="Times New Roman"/>
      <w:highlight w:val="yellow"/>
    </w:rPr>
  </w:style>
  <w:style w:type="character" w:styleId="ListLabel56">
    <w:name w:val="ListLabel 56"/>
    <w:qFormat/>
    <w:rPr>
      <w:rFonts w:cs="StarSymbol"/>
      <w:b/>
      <w:sz w:val="18"/>
      <w:szCs w:val="18"/>
    </w:rPr>
  </w:style>
  <w:style w:type="character" w:styleId="ListLabel57">
    <w:name w:val="ListLabel 57"/>
    <w:qFormat/>
    <w:rPr>
      <w:rFonts w:cs="StarSymbol"/>
      <w:sz w:val="18"/>
      <w:szCs w:val="18"/>
    </w:rPr>
  </w:style>
  <w:style w:type="character" w:styleId="ListLabel58">
    <w:name w:val="ListLabel 58"/>
    <w:qFormat/>
    <w:rPr>
      <w:rFonts w:cs="StarSymbol"/>
      <w:sz w:val="18"/>
      <w:szCs w:val="18"/>
    </w:rPr>
  </w:style>
  <w:style w:type="character" w:styleId="ListLabel59">
    <w:name w:val="ListLabel 59"/>
    <w:qFormat/>
    <w:rPr>
      <w:rFonts w:cs="StarSymbol"/>
      <w:sz w:val="18"/>
      <w:szCs w:val="18"/>
    </w:rPr>
  </w:style>
  <w:style w:type="character" w:styleId="ListLabel60">
    <w:name w:val="ListLabel 60"/>
    <w:qFormat/>
    <w:rPr>
      <w:rFonts w:cs="StarSymbol"/>
      <w:sz w:val="18"/>
      <w:szCs w:val="18"/>
    </w:rPr>
  </w:style>
  <w:style w:type="character" w:styleId="ListLabel61">
    <w:name w:val="ListLabel 61"/>
    <w:qFormat/>
    <w:rPr>
      <w:rFonts w:cs="StarSymbol"/>
      <w:sz w:val="18"/>
      <w:szCs w:val="18"/>
    </w:rPr>
  </w:style>
  <w:style w:type="character" w:styleId="ListLabel62">
    <w:name w:val="ListLabel 62"/>
    <w:qFormat/>
    <w:rPr>
      <w:rFonts w:cs="StarSymbol"/>
      <w:sz w:val="18"/>
      <w:szCs w:val="18"/>
    </w:rPr>
  </w:style>
  <w:style w:type="character" w:styleId="ListLabel63">
    <w:name w:val="ListLabel 63"/>
    <w:qFormat/>
    <w:rPr>
      <w:rFonts w:cs="StarSymbol"/>
      <w:sz w:val="18"/>
      <w:szCs w:val="18"/>
    </w:rPr>
  </w:style>
  <w:style w:type="character" w:styleId="ListLabel64">
    <w:name w:val="ListLabel 64"/>
    <w:qFormat/>
    <w:rPr>
      <w:rFonts w:cs="StarSymbol"/>
      <w:sz w:val="18"/>
      <w:szCs w:val="18"/>
    </w:rPr>
  </w:style>
  <w:style w:type="character" w:styleId="ListLabel65">
    <w:name w:val="ListLabel 65"/>
    <w:qFormat/>
    <w:rPr>
      <w:rFonts w:cs="Times New Roman"/>
    </w:rPr>
  </w:style>
  <w:style w:type="character" w:styleId="ListLabel66">
    <w:name w:val="ListLabel 66"/>
    <w:qFormat/>
    <w:rPr>
      <w:rFonts w:cs="Times New Roman"/>
      <w:highlight w:val="yellow"/>
    </w:rPr>
  </w:style>
  <w:style w:type="character" w:styleId="ListLabel67">
    <w:name w:val="ListLabel 67"/>
    <w:qFormat/>
    <w:rPr>
      <w:rFonts w:cs="StarSymbol"/>
      <w:b/>
      <w:sz w:val="18"/>
      <w:szCs w:val="18"/>
    </w:rPr>
  </w:style>
  <w:style w:type="character" w:styleId="ListLabel68">
    <w:name w:val="ListLabel 68"/>
    <w:qFormat/>
    <w:rPr>
      <w:rFonts w:cs="StarSymbol"/>
      <w:sz w:val="18"/>
      <w:szCs w:val="18"/>
    </w:rPr>
  </w:style>
  <w:style w:type="character" w:styleId="ListLabel69">
    <w:name w:val="ListLabel 69"/>
    <w:qFormat/>
    <w:rPr>
      <w:rFonts w:cs="StarSymbol"/>
      <w:sz w:val="18"/>
      <w:szCs w:val="18"/>
    </w:rPr>
  </w:style>
  <w:style w:type="character" w:styleId="ListLabel70">
    <w:name w:val="ListLabel 70"/>
    <w:qFormat/>
    <w:rPr>
      <w:rFonts w:cs="StarSymbol"/>
      <w:sz w:val="18"/>
      <w:szCs w:val="18"/>
    </w:rPr>
  </w:style>
  <w:style w:type="character" w:styleId="ListLabel71">
    <w:name w:val="ListLabel 71"/>
    <w:qFormat/>
    <w:rPr>
      <w:rFonts w:cs="StarSymbol"/>
      <w:sz w:val="18"/>
      <w:szCs w:val="18"/>
    </w:rPr>
  </w:style>
  <w:style w:type="character" w:styleId="ListLabel72">
    <w:name w:val="ListLabel 72"/>
    <w:qFormat/>
    <w:rPr>
      <w:rFonts w:cs="StarSymbol"/>
      <w:sz w:val="18"/>
      <w:szCs w:val="18"/>
    </w:rPr>
  </w:style>
  <w:style w:type="character" w:styleId="ListLabel73">
    <w:name w:val="ListLabel 73"/>
    <w:qFormat/>
    <w:rPr>
      <w:rFonts w:cs="StarSymbol"/>
      <w:sz w:val="18"/>
      <w:szCs w:val="18"/>
    </w:rPr>
  </w:style>
  <w:style w:type="character" w:styleId="ListLabel74">
    <w:name w:val="ListLabel 74"/>
    <w:qFormat/>
    <w:rPr>
      <w:rFonts w:cs="StarSymbol"/>
      <w:sz w:val="18"/>
      <w:szCs w:val="18"/>
    </w:rPr>
  </w:style>
  <w:style w:type="character" w:styleId="ListLabel75">
    <w:name w:val="ListLabel 75"/>
    <w:qFormat/>
    <w:rPr>
      <w:rFonts w:cs="StarSymbol"/>
      <w:sz w:val="18"/>
      <w:szCs w:val="18"/>
    </w:rPr>
  </w:style>
  <w:style w:type="character" w:styleId="ListLabel76">
    <w:name w:val="ListLabel 76"/>
    <w:qFormat/>
    <w:rPr>
      <w:rFonts w:cs="Times New Roman"/>
    </w:rPr>
  </w:style>
  <w:style w:type="character" w:styleId="ListLabel77">
    <w:name w:val="ListLabel 77"/>
    <w:qFormat/>
    <w:rPr>
      <w:rFonts w:cs="Times New Roman"/>
      <w:highlight w:val="yellow"/>
    </w:rPr>
  </w:style>
  <w:style w:type="character" w:styleId="ListLabel78">
    <w:name w:val="ListLabel 78"/>
    <w:qFormat/>
    <w:rPr>
      <w:rFonts w:cs="StarSymbol"/>
      <w:b/>
      <w:sz w:val="18"/>
      <w:szCs w:val="18"/>
    </w:rPr>
  </w:style>
  <w:style w:type="character" w:styleId="ListLabel79">
    <w:name w:val="ListLabel 79"/>
    <w:qFormat/>
    <w:rPr>
      <w:rFonts w:cs="StarSymbol"/>
      <w:sz w:val="18"/>
      <w:szCs w:val="18"/>
    </w:rPr>
  </w:style>
  <w:style w:type="character" w:styleId="ListLabel80">
    <w:name w:val="ListLabel 80"/>
    <w:qFormat/>
    <w:rPr>
      <w:rFonts w:cs="StarSymbol"/>
      <w:sz w:val="18"/>
      <w:szCs w:val="18"/>
    </w:rPr>
  </w:style>
  <w:style w:type="character" w:styleId="ListLabel81">
    <w:name w:val="ListLabel 81"/>
    <w:qFormat/>
    <w:rPr>
      <w:rFonts w:cs="StarSymbol"/>
      <w:sz w:val="18"/>
      <w:szCs w:val="18"/>
    </w:rPr>
  </w:style>
  <w:style w:type="character" w:styleId="ListLabel82">
    <w:name w:val="ListLabel 82"/>
    <w:qFormat/>
    <w:rPr>
      <w:rFonts w:cs="StarSymbol"/>
      <w:sz w:val="18"/>
      <w:szCs w:val="18"/>
    </w:rPr>
  </w:style>
  <w:style w:type="character" w:styleId="ListLabel83">
    <w:name w:val="ListLabel 83"/>
    <w:qFormat/>
    <w:rPr>
      <w:rFonts w:cs="StarSymbol"/>
      <w:sz w:val="18"/>
      <w:szCs w:val="18"/>
    </w:rPr>
  </w:style>
  <w:style w:type="character" w:styleId="ListLabel84">
    <w:name w:val="ListLabel 84"/>
    <w:qFormat/>
    <w:rPr>
      <w:rFonts w:cs="StarSymbol"/>
      <w:sz w:val="18"/>
      <w:szCs w:val="18"/>
    </w:rPr>
  </w:style>
  <w:style w:type="character" w:styleId="ListLabel85">
    <w:name w:val="ListLabel 85"/>
    <w:qFormat/>
    <w:rPr>
      <w:rFonts w:cs="StarSymbol"/>
      <w:sz w:val="18"/>
      <w:szCs w:val="18"/>
    </w:rPr>
  </w:style>
  <w:style w:type="character" w:styleId="ListLabel86">
    <w:name w:val="ListLabel 86"/>
    <w:qFormat/>
    <w:rPr>
      <w:rFonts w:cs="StarSymbol"/>
      <w:sz w:val="18"/>
      <w:szCs w:val="18"/>
    </w:rPr>
  </w:style>
  <w:style w:type="character" w:styleId="ListLabel87">
    <w:name w:val="ListLabel 87"/>
    <w:qFormat/>
    <w:rPr>
      <w:rFonts w:cs="Times New Roman"/>
    </w:rPr>
  </w:style>
  <w:style w:type="character" w:styleId="ListLabel88">
    <w:name w:val="ListLabel 88"/>
    <w:qFormat/>
    <w:rPr>
      <w:rFonts w:cs="Times New Roman"/>
      <w:highlight w:val="yellow"/>
    </w:rPr>
  </w:style>
  <w:style w:type="paragraph" w:styleId="Heading" w:customStyle="1">
    <w:name w:val="Heading"/>
    <w:basedOn w:val="Normal"/>
    <w:next w:val="TextBody"/>
    <w:qFormat/>
    <w:rsid w:val="00fc7f0c"/>
    <w:pPr>
      <w:keepNext w:val="true"/>
      <w:spacing w:before="240" w:after="120"/>
    </w:pPr>
    <w:rPr>
      <w:rFonts w:ascii="Arial" w:hAnsi="Arial"/>
      <w:sz w:val="28"/>
      <w:szCs w:val="28"/>
    </w:rPr>
  </w:style>
  <w:style w:type="paragraph" w:styleId="TextBody">
    <w:name w:val="Body Text"/>
    <w:basedOn w:val="Normal"/>
    <w:rsid w:val="00fc7f0c"/>
    <w:pPr>
      <w:spacing w:before="86" w:after="86"/>
    </w:pPr>
    <w:rPr/>
  </w:style>
  <w:style w:type="paragraph" w:styleId="List">
    <w:name w:val="List"/>
    <w:basedOn w:val="TextBody"/>
    <w:rsid w:val="00fc7f0c"/>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rsid w:val="00fc7f0c"/>
    <w:pPr>
      <w:suppressLineNumbers/>
    </w:pPr>
    <w:rPr/>
  </w:style>
  <w:style w:type="paragraph" w:styleId="Caption1">
    <w:name w:val="caption"/>
    <w:basedOn w:val="Normal"/>
    <w:qFormat/>
    <w:rsid w:val="00fc7f0c"/>
    <w:pPr>
      <w:suppressLineNumbers/>
      <w:spacing w:before="120" w:after="120"/>
    </w:pPr>
    <w:rPr>
      <w:i/>
      <w:iCs/>
    </w:rPr>
  </w:style>
  <w:style w:type="paragraph" w:styleId="Table" w:customStyle="1">
    <w:name w:val="Table"/>
    <w:basedOn w:val="Caption1"/>
    <w:qFormat/>
    <w:rsid w:val="00fc7f0c"/>
    <w:pPr/>
    <w:rPr/>
  </w:style>
  <w:style w:type="paragraph" w:styleId="FigureCaption" w:customStyle="1">
    <w:name w:val="FigureCaption"/>
    <w:basedOn w:val="Caption1"/>
    <w:qFormat/>
    <w:rsid w:val="00fc7f0c"/>
    <w:pPr/>
    <w:rPr/>
  </w:style>
  <w:style w:type="paragraph" w:styleId="Figure" w:customStyle="1">
    <w:name w:val="Figure"/>
    <w:basedOn w:val="Normal"/>
    <w:qFormat/>
    <w:rsid w:val="00fc7f0c"/>
    <w:pPr>
      <w:suppressLineNumbers/>
    </w:pPr>
    <w:rPr/>
  </w:style>
  <w:style w:type="paragraph" w:styleId="FigureWithCaption" w:customStyle="1">
    <w:name w:val="FigureWithCaption"/>
    <w:basedOn w:val="Figure"/>
    <w:qFormat/>
    <w:rsid w:val="00fc7f0c"/>
    <w:pPr>
      <w:keepNext w:val="true"/>
    </w:pPr>
    <w:rPr/>
  </w:style>
  <w:style w:type="paragraph" w:styleId="Quotations" w:customStyle="1">
    <w:name w:val="Quotations"/>
    <w:basedOn w:val="Normal"/>
    <w:qFormat/>
    <w:rsid w:val="00fc7f0c"/>
    <w:pPr>
      <w:spacing w:before="144" w:after="144"/>
      <w:ind w:left="567" w:right="567" w:hanging="0"/>
    </w:pPr>
    <w:rPr/>
  </w:style>
  <w:style w:type="paragraph" w:styleId="PreformattedText" w:customStyle="1">
    <w:name w:val="Preformatted Text"/>
    <w:basedOn w:val="Normal"/>
    <w:qFormat/>
    <w:rsid w:val="00fc7f0c"/>
    <w:pPr/>
    <w:rPr>
      <w:rFonts w:ascii="Courier New" w:hAnsi="Courier New" w:eastAsia="Courier New" w:cs="Courier New"/>
      <w:sz w:val="20"/>
      <w:szCs w:val="20"/>
    </w:rPr>
  </w:style>
  <w:style w:type="paragraph" w:styleId="DefinitionTerm" w:customStyle="1">
    <w:name w:val="Definition Term"/>
    <w:basedOn w:val="Normal"/>
    <w:next w:val="DefinitionDefinition"/>
    <w:qFormat/>
    <w:rsid w:val="00fc7f0c"/>
    <w:pPr>
      <w:spacing w:before="86" w:after="86"/>
    </w:pPr>
    <w:rPr/>
  </w:style>
  <w:style w:type="paragraph" w:styleId="DefinitionDefinition" w:customStyle="1">
    <w:name w:val="Definition Definition"/>
    <w:basedOn w:val="Normal"/>
    <w:next w:val="TextBody"/>
    <w:qFormat/>
    <w:rsid w:val="00fc7f0c"/>
    <w:pPr>
      <w:ind w:left="720" w:hanging="0"/>
    </w:pPr>
    <w:rPr/>
  </w:style>
  <w:style w:type="paragraph" w:styleId="TableContents" w:customStyle="1">
    <w:name w:val="Table Contents"/>
    <w:basedOn w:val="Normal"/>
    <w:qFormat/>
    <w:rsid w:val="00fc7f0c"/>
    <w:pPr>
      <w:suppressLineNumbers/>
      <w:ind w:left="43" w:right="43" w:hanging="0"/>
    </w:pPr>
    <w:rPr/>
  </w:style>
  <w:style w:type="paragraph" w:styleId="TableHeading" w:customStyle="1">
    <w:name w:val="Table Heading"/>
    <w:basedOn w:val="TableContents"/>
    <w:qFormat/>
    <w:rsid w:val="00fc7f0c"/>
    <w:pPr/>
    <w:rPr>
      <w:b/>
      <w:bCs/>
    </w:rPr>
  </w:style>
  <w:style w:type="paragraph" w:styleId="Footnote">
    <w:name w:val="Footnote Text"/>
    <w:basedOn w:val="Normal"/>
    <w:rsid w:val="00fc7f0c"/>
    <w:pPr>
      <w:suppressLineNumbers/>
      <w:ind w:left="283" w:hanging="283"/>
    </w:pPr>
    <w:rPr>
      <w:sz w:val="20"/>
      <w:szCs w:val="20"/>
    </w:rPr>
  </w:style>
  <w:style w:type="paragraph" w:styleId="Footer">
    <w:name w:val="Footer"/>
    <w:basedOn w:val="Normal"/>
    <w:rsid w:val="00fc7f0c"/>
    <w:pPr>
      <w:suppressLineNumbers/>
      <w:tabs>
        <w:tab w:val="clear" w:pos="720"/>
        <w:tab w:val="center" w:pos="4680" w:leader="none"/>
        <w:tab w:val="right" w:pos="9360" w:leader="none"/>
      </w:tabs>
    </w:pPr>
    <w:rPr/>
  </w:style>
  <w:style w:type="paragraph" w:styleId="DefinitionTermTight" w:customStyle="1">
    <w:name w:val="Definition Term Tight"/>
    <w:basedOn w:val="Normal"/>
    <w:next w:val="DefinitionDefinitionTight"/>
    <w:qFormat/>
    <w:rsid w:val="00fc7f0c"/>
    <w:pPr>
      <w:spacing w:before="115" w:after="115"/>
    </w:pPr>
    <w:rPr/>
  </w:style>
  <w:style w:type="paragraph" w:styleId="DefinitionDefinitionTight" w:customStyle="1">
    <w:name w:val="Definition Definition Tight"/>
    <w:basedOn w:val="Normal"/>
    <w:qFormat/>
    <w:rsid w:val="00fc7f0c"/>
    <w:pPr>
      <w:ind w:left="720" w:hanging="0"/>
    </w:pPr>
    <w:rPr/>
  </w:style>
  <w:style w:type="paragraph" w:styleId="Date">
    <w:name w:val="Date"/>
    <w:basedOn w:val="Normal"/>
    <w:next w:val="TextBody"/>
    <w:qFormat/>
    <w:rsid w:val="00fc7f0c"/>
    <w:pPr/>
    <w:rPr>
      <w:i/>
    </w:rPr>
  </w:style>
  <w:style w:type="paragraph" w:styleId="Author" w:customStyle="1">
    <w:name w:val="Author"/>
    <w:basedOn w:val="Normal"/>
    <w:next w:val="Date"/>
    <w:qFormat/>
    <w:rsid w:val="00fc7f0c"/>
    <w:pPr/>
    <w:rPr>
      <w:i/>
    </w:rPr>
  </w:style>
  <w:style w:type="paragraph" w:styleId="HorizontalLine" w:customStyle="1">
    <w:name w:val="Horizontal Line"/>
    <w:basedOn w:val="Normal"/>
    <w:next w:val="TextBody"/>
    <w:qFormat/>
    <w:rsid w:val="00fc7f0c"/>
    <w:pPr>
      <w:suppressLineNumbers/>
      <w:pBdr>
        <w:bottom w:val="double" w:sz="2" w:space="0" w:color="808080"/>
      </w:pBdr>
      <w:spacing w:before="0" w:after="283"/>
    </w:pPr>
    <w:rPr>
      <w:sz w:val="12"/>
      <w:szCs w:val="12"/>
    </w:rPr>
  </w:style>
  <w:style w:type="paragraph" w:styleId="Firstparagraph" w:customStyle="1">
    <w:name w:val="First paragraph"/>
    <w:basedOn w:val="Normal"/>
    <w:next w:val="TextBody"/>
    <w:qFormat/>
    <w:rsid w:val="00fc7f0c"/>
    <w:pPr/>
    <w:rPr/>
  </w:style>
  <w:style w:type="paragraph" w:styleId="Title">
    <w:name w:val="Title"/>
    <w:basedOn w:val="Heading"/>
    <w:next w:val="TextBody"/>
    <w:qFormat/>
    <w:rsid w:val="00fc7f0c"/>
    <w:pPr>
      <w:jc w:val="center"/>
    </w:pPr>
    <w:rPr>
      <w:b/>
      <w:bCs/>
      <w:sz w:val="56"/>
      <w:szCs w:val="56"/>
    </w:rPr>
  </w:style>
  <w:style w:type="paragraph" w:styleId="Bibliography1" w:customStyle="1">
    <w:name w:val="Bibliography 1"/>
    <w:basedOn w:val="Index"/>
    <w:qFormat/>
    <w:rsid w:val="00fc7f0c"/>
    <w:pPr>
      <w:spacing w:lineRule="atLeast" w:line="240" w:before="0" w:after="240"/>
    </w:pPr>
    <w:rPr/>
  </w:style>
  <w:style w:type="paragraph" w:styleId="BalloonText">
    <w:name w:val="Balloon Text"/>
    <w:basedOn w:val="Normal"/>
    <w:link w:val="BalloonTextChar"/>
    <w:uiPriority w:val="99"/>
    <w:semiHidden/>
    <w:unhideWhenUsed/>
    <w:qFormat/>
    <w:rsid w:val="005e5007"/>
    <w:pPr/>
    <w:rPr>
      <w:rFonts w:ascii="Tahoma" w:hAnsi="Tahoma"/>
      <w:sz w:val="16"/>
      <w:szCs w:val="16"/>
    </w:rPr>
  </w:style>
  <w:style w:type="paragraph" w:styleId="Annotationtext">
    <w:name w:val="annotation text"/>
    <w:basedOn w:val="Normal"/>
    <w:link w:val="CommentTextChar"/>
    <w:uiPriority w:val="99"/>
    <w:semiHidden/>
    <w:unhideWhenUsed/>
    <w:qFormat/>
    <w:rsid w:val="00b40a79"/>
    <w:pPr/>
    <w:rPr>
      <w:sz w:val="20"/>
      <w:szCs w:val="20"/>
    </w:rPr>
  </w:style>
  <w:style w:type="paragraph" w:styleId="Annotationsubject">
    <w:name w:val="annotation subject"/>
    <w:basedOn w:val="Annotationtext"/>
    <w:next w:val="Annotationtext"/>
    <w:link w:val="CommentSubjectChar"/>
    <w:uiPriority w:val="99"/>
    <w:semiHidden/>
    <w:unhideWhenUsed/>
    <w:qFormat/>
    <w:rsid w:val="00b40a79"/>
    <w:pPr/>
    <w:rPr>
      <w:b/>
      <w:bCs/>
    </w:rPr>
  </w:style>
  <w:style w:type="paragraph" w:styleId="Header">
    <w:name w:val="Header"/>
    <w:basedOn w:val="Normal"/>
    <w:link w:val="HeaderChar"/>
    <w:uiPriority w:val="99"/>
    <w:semiHidden/>
    <w:unhideWhenUsed/>
    <w:rsid w:val="00cf3a37"/>
    <w:pPr>
      <w:suppressLineNumbers/>
      <w:tabs>
        <w:tab w:val="clear" w:pos="720"/>
        <w:tab w:val="center" w:pos="4680" w:leader="none"/>
        <w:tab w:val="right" w:pos="9360" w:leader="none"/>
      </w:tabs>
    </w:pPr>
    <w:rPr/>
  </w:style>
  <w:style w:type="numbering" w:styleId="NoList" w:default="1">
    <w:name w:val="No List"/>
    <w:uiPriority w:val="99"/>
    <w:semiHidden/>
    <w:unhideWhenUsed/>
    <w:qFormat/>
  </w:style>
  <w:style w:type="numbering" w:styleId="List1" w:customStyle="1">
    <w:name w:val="List 1"/>
    <w:qFormat/>
    <w:rsid w:val="00fc7f0c"/>
  </w:style>
  <w:style w:type="numbering" w:styleId="List21" w:customStyle="1">
    <w:name w:val="List 21"/>
    <w:qFormat/>
    <w:rsid w:val="00fc7f0c"/>
  </w:style>
  <w:style w:type="numbering" w:styleId="List31" w:customStyle="1">
    <w:name w:val="List 31"/>
    <w:qFormat/>
    <w:rsid w:val="00fc7f0c"/>
  </w:style>
  <w:style w:type="numbering" w:styleId="List41" w:customStyle="1">
    <w:name w:val="List 41"/>
    <w:qFormat/>
    <w:rsid w:val="00fc7f0c"/>
  </w:style>
  <w:style w:type="numbering" w:styleId="List51" w:customStyle="1">
    <w:name w:val="List 51"/>
    <w:qFormat/>
    <w:rsid w:val="00fc7f0c"/>
  </w:style>
  <w:style w:type="numbering" w:styleId="Numbering1" w:customStyle="1">
    <w:name w:val="Numbering 1"/>
    <w:qFormat/>
    <w:rsid w:val="00fc7f0c"/>
  </w:style>
  <w:style w:type="numbering" w:styleId="Numbering2" w:customStyle="1">
    <w:name w:val="Numbering 2"/>
    <w:qFormat/>
    <w:rsid w:val="00fc7f0c"/>
  </w:style>
  <w:style w:type="numbering" w:styleId="Numbering3" w:customStyle="1">
    <w:name w:val="Numbering 3"/>
    <w:qFormat/>
    <w:rsid w:val="00fc7f0c"/>
  </w:style>
  <w:style w:type="numbering" w:styleId="Numbering4" w:customStyle="1">
    <w:name w:val="Numbering 4"/>
    <w:qFormat/>
    <w:rsid w:val="00fc7f0c"/>
  </w:style>
  <w:style w:type="numbering" w:styleId="Numbering5" w:customStyle="1">
    <w:name w:val="Numbering 5"/>
    <w:qFormat/>
    <w:rsid w:val="00fc7f0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al-adapt.org/help/faq/" TargetMode="External"/><Relationship Id="rId3" Type="http://schemas.openxmlformats.org/officeDocument/2006/relationships/hyperlink" Target="https://www.gbif.org/" TargetMode="External"/><Relationship Id="rId4" Type="http://schemas.openxmlformats.org/officeDocument/2006/relationships/hyperlink" Target="HART_Geonomics_methods_paper_DRAFT.odt/URL_HERE" TargetMode="External"/><Relationship Id="rId5" Type="http://schemas.openxmlformats.org/officeDocument/2006/relationships/hyperlink" Target="HART_Geonomics_methods_paper_DRAFT.odt/URL_HERE" TargetMode="External"/><Relationship Id="rId6" Type="http://schemas.openxmlformats.org/officeDocument/2006/relationships/hyperlink" Target="http://htmlpreview.github.io/?https://github.com/drewhart/geonomics_docs/blob/master/built/doc.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3523</TotalTime>
  <Application>LibreOffice/6.1.5.2$Linux_X86_64 LibreOffice_project/10$Build-2</Application>
  <Pages>42</Pages>
  <Words>7024</Words>
  <Characters>40021</Characters>
  <CharactersWithSpaces>47001</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2019-04-26T23:02:00Z</dcterms:created>
  <dc:creator>Drew Hart</dc:creator>
  <dc:description/>
  <dc:language>en-US</dc:language>
  <cp:lastModifiedBy/>
  <dcterms:modified xsi:type="dcterms:W3CDTF">2019-05-14T16:06:31Z</dcterms:modified>
  <cp:revision>40</cp:revision>
  <dc:subject/>
  <dc:title>Geonomics: A Python package for building agent-based, spatially explicit, and arbitrarily complex landscape-genomic simulations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zotero-version="5.0.59"&gt;&lt;session id="9DjE2xz4"/&gt;&lt;style id="http://www.zotero.org/styles/cell" hasBibliography="1" bibliographyStyleHasBeenSet="1"/&gt;&lt;prefs&gt;&lt;pref name="fieldType" value="ReferenceMark"/&gt;&lt;pref name="automaticJournalAbbr</vt:lpwstr>
  </property>
  <property fmtid="{D5CDD505-2E9C-101B-9397-08002B2CF9AE}" pid="9" name="ZOTERO_PREF_2">
    <vt:lpwstr>eviations" value="true"/&gt;&lt;/prefs&gt;&lt;/data&gt;</vt:lpwstr>
  </property>
  <property fmtid="{D5CDD505-2E9C-101B-9397-08002B2CF9AE}" pid="10" name="bibliography">
    <vt:lpwstr>articles_etc.bib</vt:lpwstr>
  </property>
</Properties>
</file>